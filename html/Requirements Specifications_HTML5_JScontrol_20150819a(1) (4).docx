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0180ED" w14:textId="77777777" w:rsidR="000446A5" w:rsidRPr="008E3CCC" w:rsidRDefault="00B93358" w:rsidP="000446A5">
      <w:pPr>
        <w:ind w:left="-1440" w:right="-1440"/>
        <w:rPr>
          <w:rFonts w:cs="Tahoma"/>
        </w:rPr>
        <w:sectPr w:rsidR="000446A5" w:rsidRPr="008E3CCC" w:rsidSect="00DC157C">
          <w:footerReference w:type="default" r:id="rId9"/>
          <w:pgSz w:w="12240" w:h="15840"/>
          <w:pgMar w:top="0" w:right="1440" w:bottom="0" w:left="1440" w:header="0" w:footer="0" w:gutter="0"/>
          <w:cols w:space="720"/>
          <w:docGrid w:linePitch="360"/>
        </w:sectPr>
      </w:pPr>
      <w:r w:rsidRPr="008E3CCC">
        <w:rPr>
          <w:rFonts w:cs="Tahoma"/>
          <w:noProof/>
        </w:rPr>
        <mc:AlternateContent>
          <mc:Choice Requires="wps">
            <w:drawing>
              <wp:anchor distT="0" distB="0" distL="114300" distR="114300" simplePos="0" relativeHeight="251660288" behindDoc="0" locked="0" layoutInCell="1" allowOverlap="1" wp14:anchorId="23618FBC" wp14:editId="70D3D817">
                <wp:simplePos x="0" y="0"/>
                <wp:positionH relativeFrom="column">
                  <wp:posOffset>-447040</wp:posOffset>
                </wp:positionH>
                <wp:positionV relativeFrom="paragraph">
                  <wp:posOffset>2238053</wp:posOffset>
                </wp:positionV>
                <wp:extent cx="6868795" cy="14668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8795" cy="1466850"/>
                        </a:xfrm>
                        <a:prstGeom prst="rect">
                          <a:avLst/>
                        </a:prstGeom>
                        <a:noFill/>
                        <a:ln w="9525">
                          <a:noFill/>
                          <a:miter lim="800000"/>
                          <a:headEnd/>
                          <a:tailEnd/>
                        </a:ln>
                      </wps:spPr>
                      <wps:txbx>
                        <w:txbxContent>
                          <w:p w14:paraId="6B22C8B8" w14:textId="77777777" w:rsidR="0074429D" w:rsidRPr="00B93358" w:rsidRDefault="0074429D" w:rsidP="003D5E0B">
                            <w:pPr>
                              <w:spacing w:line="204" w:lineRule="auto"/>
                              <w:rPr>
                                <w:rFonts w:cs="Tahoma"/>
                                <w:color w:val="F96A1B" w:themeColor="accent2"/>
                                <w:sz w:val="64"/>
                                <w:szCs w:val="64"/>
                              </w:rPr>
                            </w:pPr>
                            <w:r>
                              <w:rPr>
                                <w:rFonts w:cs="Tahoma"/>
                                <w:color w:val="F96A1B" w:themeColor="accent2"/>
                                <w:sz w:val="64"/>
                                <w:szCs w:val="64"/>
                              </w:rPr>
                              <w:t>HTML5 Roadmap: JS Control</w:t>
                            </w:r>
                          </w:p>
                          <w:p w14:paraId="307B2EC2" w14:textId="77777777" w:rsidR="0074429D" w:rsidRPr="00B93358" w:rsidRDefault="0074429D" w:rsidP="00F017FF">
                            <w:pPr>
                              <w:spacing w:line="192" w:lineRule="auto"/>
                              <w:rPr>
                                <w:rFonts w:cs="Tahoma"/>
                                <w:color w:val="F96A1B" w:themeColor="accent2"/>
                                <w:sz w:val="36"/>
                                <w:szCs w:val="36"/>
                              </w:rPr>
                            </w:pPr>
                            <w:r w:rsidRPr="00B93358">
                              <w:rPr>
                                <w:rFonts w:cs="Tahoma"/>
                                <w:color w:val="F96A1B" w:themeColor="accent2"/>
                                <w:sz w:val="36"/>
                                <w:szCs w:val="36"/>
                              </w:rPr>
                              <w:t xml:space="preserve">Version </w:t>
                            </w:r>
                            <w:bookmarkStart w:id="0" w:name="Version"/>
                            <w:r w:rsidRPr="00B93358">
                              <w:rPr>
                                <w:rFonts w:cs="Tahoma"/>
                                <w:color w:val="F96A1B" w:themeColor="accent2"/>
                                <w:sz w:val="36"/>
                                <w:szCs w:val="36"/>
                              </w:rPr>
                              <w:t>0</w:t>
                            </w:r>
                            <w:bookmarkEnd w:id="0"/>
                            <w:r>
                              <w:rPr>
                                <w:rFonts w:cs="Tahoma"/>
                                <w:color w:val="F96A1B" w:themeColor="accent2"/>
                                <w:sz w:val="36"/>
                                <w:szCs w:val="36"/>
                              </w:rPr>
                              <w:t>.1</w:t>
                            </w:r>
                          </w:p>
                          <w:p w14:paraId="00BDA252" w14:textId="39717ED7" w:rsidR="0074429D" w:rsidRPr="00B93358" w:rsidRDefault="0074429D" w:rsidP="00F017FF">
                            <w:pPr>
                              <w:spacing w:line="192" w:lineRule="auto"/>
                              <w:rPr>
                                <w:rFonts w:cs="Tahoma"/>
                                <w:color w:val="F96A1B" w:themeColor="accent2"/>
                                <w:sz w:val="36"/>
                                <w:szCs w:val="36"/>
                              </w:rPr>
                            </w:pPr>
                            <w:bookmarkStart w:id="1" w:name="Date"/>
                            <w:r>
                              <w:rPr>
                                <w:rFonts w:cs="Tahoma"/>
                                <w:color w:val="F96A1B" w:themeColor="accent2"/>
                                <w:sz w:val="36"/>
                                <w:szCs w:val="36"/>
                              </w:rPr>
                              <w:t>Aug 19, 2015</w:t>
                            </w:r>
                            <w:bookmarkEnd w:id="1"/>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5.2pt;margin-top:176.2pt;width:540.85pt;height:115.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" filled="f" stroked="f">
                <v:textbox style="mso-fit-shape-to-text:t">
                  <w:txbxContent>
                    <w:p w14:paraId="6B22C8B8" w14:textId="77777777" w:rsidR="0074429D" w:rsidRPr="00B93358" w:rsidRDefault="0074429D" w:rsidP="003D5E0B">
                      <w:pPr>
                        <w:spacing w:line="204" w:lineRule="auto"/>
                        <w:rPr>
                          <w:rFonts w:cs="Tahoma"/>
                          <w:color w:val="F96A1B" w:themeColor="accent2"/>
                          <w:sz w:val="64"/>
                          <w:szCs w:val="64"/>
                        </w:rPr>
                      </w:pPr>
                      <w:r>
                        <w:rPr>
                          <w:rFonts w:cs="Tahoma"/>
                          <w:color w:val="F96A1B" w:themeColor="accent2"/>
                          <w:sz w:val="64"/>
                          <w:szCs w:val="64"/>
                        </w:rPr>
                        <w:t>HTML5 Roadmap: JS Control</w:t>
                      </w:r>
                    </w:p>
                    <w:p w14:paraId="307B2EC2" w14:textId="77777777" w:rsidR="0074429D" w:rsidRPr="00B93358" w:rsidRDefault="0074429D" w:rsidP="00F017FF">
                      <w:pPr>
                        <w:spacing w:line="192" w:lineRule="auto"/>
                        <w:rPr>
                          <w:rFonts w:cs="Tahoma"/>
                          <w:color w:val="F96A1B" w:themeColor="accent2"/>
                          <w:sz w:val="36"/>
                          <w:szCs w:val="36"/>
                        </w:rPr>
                      </w:pPr>
                      <w:r w:rsidRPr="00B93358">
                        <w:rPr>
                          <w:rFonts w:cs="Tahoma"/>
                          <w:color w:val="F96A1B" w:themeColor="accent2"/>
                          <w:sz w:val="36"/>
                          <w:szCs w:val="36"/>
                        </w:rPr>
                        <w:t xml:space="preserve">Version </w:t>
                      </w:r>
                      <w:bookmarkStart w:id="2" w:name="Version"/>
                      <w:r w:rsidRPr="00B93358">
                        <w:rPr>
                          <w:rFonts w:cs="Tahoma"/>
                          <w:color w:val="F96A1B" w:themeColor="accent2"/>
                          <w:sz w:val="36"/>
                          <w:szCs w:val="36"/>
                        </w:rPr>
                        <w:t>0</w:t>
                      </w:r>
                      <w:bookmarkEnd w:id="2"/>
                      <w:r>
                        <w:rPr>
                          <w:rFonts w:cs="Tahoma"/>
                          <w:color w:val="F96A1B" w:themeColor="accent2"/>
                          <w:sz w:val="36"/>
                          <w:szCs w:val="36"/>
                        </w:rPr>
                        <w:t>.1</w:t>
                      </w:r>
                    </w:p>
                    <w:p w14:paraId="00BDA252" w14:textId="39717ED7" w:rsidR="0074429D" w:rsidRPr="00B93358" w:rsidRDefault="0074429D" w:rsidP="00F017FF">
                      <w:pPr>
                        <w:spacing w:line="192" w:lineRule="auto"/>
                        <w:rPr>
                          <w:rFonts w:cs="Tahoma"/>
                          <w:color w:val="F96A1B" w:themeColor="accent2"/>
                          <w:sz w:val="36"/>
                          <w:szCs w:val="36"/>
                        </w:rPr>
                      </w:pPr>
                      <w:bookmarkStart w:id="3" w:name="Date"/>
                      <w:r>
                        <w:rPr>
                          <w:rFonts w:cs="Tahoma"/>
                          <w:color w:val="F96A1B" w:themeColor="accent2"/>
                          <w:sz w:val="36"/>
                          <w:szCs w:val="36"/>
                        </w:rPr>
                        <w:t>Aug 19, 2015</w:t>
                      </w:r>
                      <w:bookmarkEnd w:id="3"/>
                    </w:p>
                  </w:txbxContent>
                </v:textbox>
              </v:shape>
            </w:pict>
          </mc:Fallback>
        </mc:AlternateContent>
      </w:r>
      <w:r>
        <w:rPr>
          <w:rFonts w:cs="Tahoma"/>
          <w:noProof/>
        </w:rPr>
        <w:drawing>
          <wp:anchor distT="0" distB="0" distL="114300" distR="114300" simplePos="0" relativeHeight="251666432" behindDoc="1" locked="0" layoutInCell="1" allowOverlap="1" wp14:anchorId="0A15DE6C" wp14:editId="040296A7">
            <wp:simplePos x="0" y="0"/>
            <wp:positionH relativeFrom="leftMargin">
              <wp:posOffset>228600</wp:posOffset>
            </wp:positionH>
            <wp:positionV relativeFrom="topMargin">
              <wp:posOffset>228600</wp:posOffset>
            </wp:positionV>
            <wp:extent cx="7315200" cy="9601200"/>
            <wp:effectExtent l="0" t="0" r="0" b="0"/>
            <wp:wrapThrough wrapText="bothSides">
              <wp:wrapPolygon edited="0">
                <wp:start x="0" y="0"/>
                <wp:lineTo x="0" y="21557"/>
                <wp:lineTo x="21544" y="21557"/>
                <wp:lineTo x="21544" y="0"/>
                <wp:lineTo x="0" y="0"/>
              </wp:wrapPolygon>
            </wp:wrapThrough>
            <wp:docPr id="2" name="Picture 2" descr="C:\SE_Projects\Style Guide\Requirements\Draft 4\STBReq_Frontcover_draft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SE_Projects\Style Guide\Requirements\Draft 4\STBReq_Frontcover_draft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315200" cy="960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BBD7A5" w14:textId="77777777" w:rsidR="000A5A42" w:rsidRDefault="000A5A42" w:rsidP="000A5A42">
      <w:pPr>
        <w:pStyle w:val="Heading1"/>
        <w:numPr>
          <w:ilvl w:val="0"/>
          <w:numId w:val="0"/>
        </w:numPr>
      </w:pPr>
      <w:bookmarkStart w:id="4" w:name="_Toc426532234"/>
      <w:bookmarkStart w:id="5" w:name="_Toc427312845"/>
      <w:r>
        <w:lastRenderedPageBreak/>
        <w:t>Document Information and Approvals</w:t>
      </w:r>
      <w:bookmarkEnd w:id="4"/>
      <w:bookmarkEnd w:id="5"/>
    </w:p>
    <w:p w14:paraId="534C9CB9" w14:textId="77777777" w:rsidR="000A5A42" w:rsidRDefault="000A5A42" w:rsidP="00575354">
      <w:pPr>
        <w:pStyle w:val="Heading2"/>
        <w:numPr>
          <w:ilvl w:val="0"/>
          <w:numId w:val="0"/>
        </w:numPr>
      </w:pPr>
      <w:bookmarkStart w:id="6" w:name="_Toc427312846"/>
      <w:r>
        <w:t>Document Information</w:t>
      </w:r>
      <w:bookmarkEnd w:id="6"/>
    </w:p>
    <w:p w14:paraId="3D253F7F" w14:textId="77777777" w:rsidR="000A5A42" w:rsidRPr="00847512" w:rsidRDefault="000A5A42" w:rsidP="000A5A42">
      <w:pPr>
        <w:spacing w:before="0" w:after="0" w:line="240" w:lineRule="auto"/>
      </w:pPr>
    </w:p>
    <w:tbl>
      <w:tblPr>
        <w:tblStyle w:val="TableGrid"/>
        <w:tblW w:w="9648" w:type="dxa"/>
        <w:tblBorders>
          <w:top w:val="single" w:sz="18" w:space="0" w:color="0070C0"/>
          <w:left w:val="single" w:sz="18" w:space="0" w:color="0070C0"/>
          <w:bottom w:val="single" w:sz="18" w:space="0" w:color="0070C0"/>
          <w:right w:val="single" w:sz="18" w:space="0" w:color="0070C0"/>
          <w:insideH w:val="single" w:sz="18" w:space="0" w:color="0070C0"/>
          <w:insideV w:val="single" w:sz="18" w:space="0" w:color="0070C0"/>
        </w:tblBorders>
        <w:tblLook w:val="04A0" w:firstRow="1" w:lastRow="0" w:firstColumn="1" w:lastColumn="0" w:noHBand="0" w:noVBand="1"/>
      </w:tblPr>
      <w:tblGrid>
        <w:gridCol w:w="3078"/>
        <w:gridCol w:w="270"/>
        <w:gridCol w:w="1062"/>
        <w:gridCol w:w="468"/>
        <w:gridCol w:w="2160"/>
        <w:gridCol w:w="2610"/>
      </w:tblGrid>
      <w:tr w:rsidR="003C39A8" w14:paraId="375FA7B6" w14:textId="77777777" w:rsidTr="003C39A8">
        <w:trPr>
          <w:trHeight w:val="603"/>
        </w:trPr>
        <w:tc>
          <w:tcPr>
            <w:tcW w:w="3078" w:type="dxa"/>
            <w:tcBorders>
              <w:bottom w:val="single" w:sz="18" w:space="0" w:color="0070C0"/>
              <w:right w:val="nil"/>
            </w:tcBorders>
            <w:shd w:val="clear" w:color="auto" w:fill="FFFFFF" w:themeFill="background1"/>
            <w:vAlign w:val="center"/>
          </w:tcPr>
          <w:p w14:paraId="5901C041" w14:textId="77777777" w:rsidR="000A5A42" w:rsidRPr="00901CEE" w:rsidRDefault="000A5A42" w:rsidP="00D474BF">
            <w:pPr>
              <w:rPr>
                <w:b/>
              </w:rPr>
            </w:pPr>
            <w:r>
              <w:rPr>
                <w:b/>
              </w:rPr>
              <w:t xml:space="preserve">Author: </w:t>
            </w:r>
          </w:p>
        </w:tc>
        <w:tc>
          <w:tcPr>
            <w:tcW w:w="270" w:type="dxa"/>
            <w:tcBorders>
              <w:left w:val="nil"/>
              <w:bottom w:val="nil"/>
              <w:right w:val="nil"/>
            </w:tcBorders>
            <w:shd w:val="clear" w:color="auto" w:fill="FFFFFF" w:themeFill="background1"/>
            <w:vAlign w:val="center"/>
          </w:tcPr>
          <w:p w14:paraId="333964A4" w14:textId="77777777" w:rsidR="000A5A42" w:rsidRPr="00901CEE" w:rsidRDefault="000A5A42" w:rsidP="00D474BF">
            <w:pPr>
              <w:rPr>
                <w:b/>
              </w:rPr>
            </w:pPr>
          </w:p>
        </w:tc>
        <w:tc>
          <w:tcPr>
            <w:tcW w:w="6300" w:type="dxa"/>
            <w:gridSpan w:val="4"/>
            <w:tcBorders>
              <w:left w:val="nil"/>
            </w:tcBorders>
            <w:shd w:val="clear" w:color="auto" w:fill="FFFFFF" w:themeFill="background1"/>
            <w:vAlign w:val="center"/>
          </w:tcPr>
          <w:p w14:paraId="3BD6B80D" w14:textId="77777777" w:rsidR="000A5A42" w:rsidRPr="00901CEE" w:rsidRDefault="000A5A42" w:rsidP="00D474BF">
            <w:r>
              <w:rPr>
                <w:b/>
              </w:rPr>
              <w:t>John Sanders</w:t>
            </w:r>
          </w:p>
        </w:tc>
      </w:tr>
      <w:tr w:rsidR="003C39A8" w14:paraId="3D62F100" w14:textId="77777777" w:rsidTr="003C39A8">
        <w:trPr>
          <w:trHeight w:val="198"/>
        </w:trPr>
        <w:tc>
          <w:tcPr>
            <w:tcW w:w="3078" w:type="dxa"/>
            <w:tcBorders>
              <w:left w:val="nil"/>
              <w:bottom w:val="single" w:sz="18" w:space="0" w:color="0070C0"/>
              <w:right w:val="nil"/>
            </w:tcBorders>
            <w:vAlign w:val="center"/>
          </w:tcPr>
          <w:p w14:paraId="6BB1B48D" w14:textId="77777777" w:rsidR="000A5A42" w:rsidRPr="00670BA6" w:rsidRDefault="000A5A42" w:rsidP="00D474BF"/>
        </w:tc>
        <w:tc>
          <w:tcPr>
            <w:tcW w:w="1332" w:type="dxa"/>
            <w:gridSpan w:val="2"/>
            <w:tcBorders>
              <w:left w:val="nil"/>
              <w:right w:val="nil"/>
            </w:tcBorders>
            <w:vAlign w:val="center"/>
          </w:tcPr>
          <w:p w14:paraId="1B687159" w14:textId="77777777" w:rsidR="000A5A42" w:rsidRPr="00670BA6" w:rsidRDefault="000A5A42" w:rsidP="00D474BF"/>
        </w:tc>
        <w:tc>
          <w:tcPr>
            <w:tcW w:w="468" w:type="dxa"/>
            <w:tcBorders>
              <w:left w:val="nil"/>
              <w:bottom w:val="nil"/>
              <w:right w:val="nil"/>
            </w:tcBorders>
            <w:shd w:val="clear" w:color="auto" w:fill="auto"/>
            <w:vAlign w:val="center"/>
          </w:tcPr>
          <w:p w14:paraId="10D11B02" w14:textId="77777777" w:rsidR="000A5A42" w:rsidRPr="00670BA6" w:rsidRDefault="000A5A42" w:rsidP="00D474BF"/>
        </w:tc>
        <w:tc>
          <w:tcPr>
            <w:tcW w:w="2160" w:type="dxa"/>
            <w:tcBorders>
              <w:left w:val="nil"/>
              <w:bottom w:val="single" w:sz="18" w:space="0" w:color="0070C0"/>
              <w:right w:val="nil"/>
            </w:tcBorders>
            <w:vAlign w:val="center"/>
          </w:tcPr>
          <w:p w14:paraId="4105CDA1" w14:textId="77777777" w:rsidR="000A5A42" w:rsidRPr="00670BA6" w:rsidRDefault="000A5A42" w:rsidP="00D474BF"/>
        </w:tc>
        <w:tc>
          <w:tcPr>
            <w:tcW w:w="2610" w:type="dxa"/>
            <w:tcBorders>
              <w:left w:val="nil"/>
              <w:right w:val="nil"/>
            </w:tcBorders>
            <w:vAlign w:val="center"/>
          </w:tcPr>
          <w:p w14:paraId="16AE7248" w14:textId="77777777" w:rsidR="000A5A42" w:rsidRPr="00670BA6" w:rsidRDefault="000A5A42" w:rsidP="00D474BF"/>
        </w:tc>
      </w:tr>
      <w:tr w:rsidR="003C39A8" w14:paraId="0EFB1A60" w14:textId="77777777" w:rsidTr="003C39A8">
        <w:trPr>
          <w:trHeight w:val="648"/>
        </w:trPr>
        <w:tc>
          <w:tcPr>
            <w:tcW w:w="3078" w:type="dxa"/>
            <w:tcBorders>
              <w:right w:val="nil"/>
            </w:tcBorders>
            <w:shd w:val="clear" w:color="auto" w:fill="FFFFFF" w:themeFill="background1"/>
            <w:vAlign w:val="center"/>
          </w:tcPr>
          <w:p w14:paraId="17C4535C" w14:textId="77777777" w:rsidR="000A5A42" w:rsidRPr="00901CEE" w:rsidRDefault="000A5A42" w:rsidP="00D474BF">
            <w:pPr>
              <w:rPr>
                <w:b/>
              </w:rPr>
            </w:pPr>
            <w:r w:rsidRPr="00901CEE">
              <w:rPr>
                <w:b/>
              </w:rPr>
              <w:t>CNF/CR#</w:t>
            </w:r>
          </w:p>
        </w:tc>
        <w:tc>
          <w:tcPr>
            <w:tcW w:w="1332" w:type="dxa"/>
            <w:gridSpan w:val="2"/>
            <w:tcBorders>
              <w:left w:val="nil"/>
            </w:tcBorders>
            <w:shd w:val="clear" w:color="auto" w:fill="FFFFFF" w:themeFill="background1"/>
            <w:vAlign w:val="center"/>
          </w:tcPr>
          <w:p w14:paraId="61BEB966" w14:textId="77777777" w:rsidR="000A5A42" w:rsidRPr="00901CEE" w:rsidRDefault="000A5A42" w:rsidP="00D474BF">
            <w:r>
              <w:t>CNF-390</w:t>
            </w:r>
          </w:p>
        </w:tc>
        <w:tc>
          <w:tcPr>
            <w:tcW w:w="468" w:type="dxa"/>
            <w:tcBorders>
              <w:top w:val="nil"/>
              <w:bottom w:val="nil"/>
            </w:tcBorders>
            <w:shd w:val="clear" w:color="auto" w:fill="auto"/>
            <w:vAlign w:val="center"/>
          </w:tcPr>
          <w:p w14:paraId="6CDB7B1C" w14:textId="77777777" w:rsidR="000A5A42" w:rsidRPr="00670BA6" w:rsidRDefault="000A5A42" w:rsidP="00D474BF"/>
        </w:tc>
        <w:tc>
          <w:tcPr>
            <w:tcW w:w="2160" w:type="dxa"/>
            <w:tcBorders>
              <w:right w:val="nil"/>
            </w:tcBorders>
            <w:shd w:val="clear" w:color="auto" w:fill="FFFFFF" w:themeFill="background1"/>
            <w:vAlign w:val="center"/>
          </w:tcPr>
          <w:p w14:paraId="3B0EC115" w14:textId="77777777" w:rsidR="000A5A42" w:rsidRPr="00901CEE" w:rsidRDefault="000A5A42" w:rsidP="00D474BF">
            <w:pPr>
              <w:rPr>
                <w:b/>
              </w:rPr>
            </w:pPr>
            <w:r>
              <w:rPr>
                <w:b/>
              </w:rPr>
              <w:t>Doc. Number:</w:t>
            </w:r>
          </w:p>
        </w:tc>
        <w:tc>
          <w:tcPr>
            <w:tcW w:w="2610" w:type="dxa"/>
            <w:tcBorders>
              <w:left w:val="nil"/>
            </w:tcBorders>
            <w:shd w:val="clear" w:color="auto" w:fill="FFFFFF" w:themeFill="background1"/>
            <w:vAlign w:val="center"/>
          </w:tcPr>
          <w:p w14:paraId="40120949" w14:textId="77777777" w:rsidR="000A5A42" w:rsidRPr="00901CEE" w:rsidRDefault="000A5A42" w:rsidP="00D474BF"/>
        </w:tc>
      </w:tr>
    </w:tbl>
    <w:p w14:paraId="522F9B15" w14:textId="77777777" w:rsidR="000A5A42" w:rsidRDefault="000A5A42" w:rsidP="000A5A42">
      <w:pPr>
        <w:spacing w:before="0" w:after="60"/>
        <w:rPr>
          <w:rFonts w:cs="Tahoma"/>
          <w:i/>
          <w:color w:val="FF0000"/>
          <w:sz w:val="20"/>
        </w:rPr>
      </w:pPr>
    </w:p>
    <w:p w14:paraId="075D560A" w14:textId="77777777" w:rsidR="000A5A42" w:rsidRDefault="000A5A42" w:rsidP="00575354">
      <w:pPr>
        <w:pStyle w:val="Heading2"/>
        <w:numPr>
          <w:ilvl w:val="0"/>
          <w:numId w:val="0"/>
        </w:numPr>
      </w:pPr>
      <w:bookmarkStart w:id="7" w:name="_Toc426532236"/>
      <w:bookmarkStart w:id="8" w:name="_Toc427312847"/>
      <w:r>
        <w:t>Approvals</w:t>
      </w:r>
      <w:bookmarkEnd w:id="7"/>
      <w:bookmarkEnd w:id="8"/>
    </w:p>
    <w:p w14:paraId="22BA7635" w14:textId="77777777" w:rsidR="000A5A42" w:rsidRDefault="000A5A42" w:rsidP="000A5A42">
      <w:pPr>
        <w:spacing w:before="0" w:after="60"/>
        <w:rPr>
          <w:rFonts w:cs="Tahoma"/>
          <w:i/>
          <w:color w:val="FF0000"/>
          <w:sz w:val="20"/>
        </w:rPr>
      </w:pPr>
    </w:p>
    <w:tbl>
      <w:tblPr>
        <w:tblStyle w:val="TableGrid"/>
        <w:tblW w:w="9648" w:type="dxa"/>
        <w:tblBorders>
          <w:top w:val="single" w:sz="18" w:space="0" w:color="0070C0"/>
          <w:left w:val="single" w:sz="18" w:space="0" w:color="0070C0"/>
          <w:bottom w:val="single" w:sz="18" w:space="0" w:color="0070C0"/>
          <w:right w:val="single" w:sz="18" w:space="0" w:color="0070C0"/>
          <w:insideH w:val="single" w:sz="18" w:space="0" w:color="0070C0"/>
          <w:insideV w:val="single" w:sz="18" w:space="0" w:color="0070C0"/>
        </w:tblBorders>
        <w:tblLook w:val="04A0" w:firstRow="1" w:lastRow="0" w:firstColumn="1" w:lastColumn="0" w:noHBand="0" w:noVBand="1"/>
      </w:tblPr>
      <w:tblGrid>
        <w:gridCol w:w="1915"/>
        <w:gridCol w:w="3683"/>
        <w:gridCol w:w="1440"/>
        <w:gridCol w:w="2610"/>
      </w:tblGrid>
      <w:tr w:rsidR="000A5A42" w14:paraId="27390191" w14:textId="77777777" w:rsidTr="003C39A8">
        <w:trPr>
          <w:trHeight w:val="323"/>
        </w:trPr>
        <w:tc>
          <w:tcPr>
            <w:tcW w:w="1915" w:type="dxa"/>
            <w:vMerge w:val="restart"/>
            <w:tcBorders>
              <w:right w:val="nil"/>
            </w:tcBorders>
            <w:shd w:val="clear" w:color="auto" w:fill="FFFFFF" w:themeFill="background1"/>
            <w:vAlign w:val="center"/>
          </w:tcPr>
          <w:p w14:paraId="6655880C" w14:textId="77777777" w:rsidR="000A5A42" w:rsidRPr="00901CEE" w:rsidRDefault="000A5A42" w:rsidP="00D474BF">
            <w:pPr>
              <w:rPr>
                <w:b/>
              </w:rPr>
            </w:pPr>
            <w:r>
              <w:rPr>
                <w:b/>
              </w:rPr>
              <w:t xml:space="preserve">STB Lead*: </w:t>
            </w:r>
          </w:p>
        </w:tc>
        <w:tc>
          <w:tcPr>
            <w:tcW w:w="3683" w:type="dxa"/>
            <w:tcBorders>
              <w:left w:val="nil"/>
              <w:bottom w:val="nil"/>
            </w:tcBorders>
            <w:shd w:val="clear" w:color="auto" w:fill="FFFFFF" w:themeFill="background1"/>
            <w:vAlign w:val="center"/>
          </w:tcPr>
          <w:p w14:paraId="7A51286C" w14:textId="77777777" w:rsidR="000A5A42" w:rsidRPr="00670BA6" w:rsidRDefault="000A5A42" w:rsidP="00D474BF"/>
        </w:tc>
        <w:tc>
          <w:tcPr>
            <w:tcW w:w="1440" w:type="dxa"/>
            <w:vMerge w:val="restart"/>
            <w:tcBorders>
              <w:right w:val="nil"/>
            </w:tcBorders>
            <w:shd w:val="clear" w:color="auto" w:fill="FFFFFF" w:themeFill="background1"/>
            <w:vAlign w:val="center"/>
          </w:tcPr>
          <w:p w14:paraId="16889EF0" w14:textId="77777777" w:rsidR="000A5A42" w:rsidRDefault="000A5A42" w:rsidP="00D474BF">
            <w:pPr>
              <w:rPr>
                <w:b/>
              </w:rPr>
            </w:pPr>
            <w:r>
              <w:rPr>
                <w:b/>
              </w:rPr>
              <w:t>Date:</w:t>
            </w:r>
          </w:p>
        </w:tc>
        <w:tc>
          <w:tcPr>
            <w:tcW w:w="2610" w:type="dxa"/>
            <w:vMerge w:val="restart"/>
            <w:tcBorders>
              <w:left w:val="nil"/>
            </w:tcBorders>
            <w:shd w:val="clear" w:color="auto" w:fill="FFFFFF" w:themeFill="background1"/>
            <w:vAlign w:val="center"/>
          </w:tcPr>
          <w:p w14:paraId="12461FA7" w14:textId="77777777" w:rsidR="000A5A42" w:rsidRPr="00901CEE" w:rsidRDefault="000A5A42" w:rsidP="00D474BF"/>
        </w:tc>
      </w:tr>
      <w:tr w:rsidR="003C39A8" w14:paraId="2ABCE7BD" w14:textId="77777777" w:rsidTr="003C39A8">
        <w:trPr>
          <w:trHeight w:val="322"/>
        </w:trPr>
        <w:tc>
          <w:tcPr>
            <w:tcW w:w="1915" w:type="dxa"/>
            <w:vMerge/>
            <w:tcBorders>
              <w:bottom w:val="single" w:sz="18" w:space="0" w:color="0070C0"/>
              <w:right w:val="nil"/>
            </w:tcBorders>
            <w:shd w:val="clear" w:color="auto" w:fill="FFFFFF" w:themeFill="background1"/>
            <w:vAlign w:val="center"/>
          </w:tcPr>
          <w:p w14:paraId="50FDDE7B" w14:textId="77777777" w:rsidR="000A5A42" w:rsidRDefault="000A5A42" w:rsidP="00D474BF">
            <w:pPr>
              <w:rPr>
                <w:b/>
              </w:rPr>
            </w:pPr>
          </w:p>
        </w:tc>
        <w:tc>
          <w:tcPr>
            <w:tcW w:w="3683" w:type="dxa"/>
            <w:tcBorders>
              <w:top w:val="nil"/>
              <w:left w:val="nil"/>
              <w:bottom w:val="single" w:sz="18" w:space="0" w:color="0070C0"/>
            </w:tcBorders>
            <w:shd w:val="clear" w:color="auto" w:fill="FFFFFF" w:themeFill="background1"/>
            <w:vAlign w:val="center"/>
          </w:tcPr>
          <w:p w14:paraId="364D077A" w14:textId="77777777" w:rsidR="000A5A42" w:rsidRPr="00670BA6" w:rsidRDefault="000A5A42" w:rsidP="00D474BF">
            <w:pPr>
              <w:spacing w:before="120"/>
              <w:jc w:val="right"/>
            </w:pPr>
            <w:r>
              <w:t>Pankaj Lenka</w:t>
            </w:r>
          </w:p>
        </w:tc>
        <w:tc>
          <w:tcPr>
            <w:tcW w:w="1440" w:type="dxa"/>
            <w:vMerge/>
            <w:tcBorders>
              <w:bottom w:val="single" w:sz="18" w:space="0" w:color="0070C0"/>
              <w:right w:val="nil"/>
            </w:tcBorders>
            <w:shd w:val="clear" w:color="auto" w:fill="FFFFFF" w:themeFill="background1"/>
            <w:vAlign w:val="center"/>
          </w:tcPr>
          <w:p w14:paraId="44249149" w14:textId="77777777" w:rsidR="000A5A42" w:rsidRDefault="000A5A42" w:rsidP="00D474BF">
            <w:pPr>
              <w:rPr>
                <w:b/>
              </w:rPr>
            </w:pPr>
          </w:p>
        </w:tc>
        <w:tc>
          <w:tcPr>
            <w:tcW w:w="2610" w:type="dxa"/>
            <w:vMerge/>
            <w:tcBorders>
              <w:left w:val="nil"/>
            </w:tcBorders>
            <w:shd w:val="clear" w:color="auto" w:fill="FFFFFF" w:themeFill="background1"/>
            <w:vAlign w:val="center"/>
          </w:tcPr>
          <w:p w14:paraId="49E67FAD" w14:textId="77777777" w:rsidR="000A5A42" w:rsidRPr="00901CEE" w:rsidRDefault="000A5A42" w:rsidP="00D474BF"/>
        </w:tc>
      </w:tr>
      <w:tr w:rsidR="000A5A42" w14:paraId="5520811D" w14:textId="77777777" w:rsidTr="003C39A8">
        <w:trPr>
          <w:trHeight w:val="323"/>
        </w:trPr>
        <w:tc>
          <w:tcPr>
            <w:tcW w:w="1915" w:type="dxa"/>
            <w:vMerge w:val="restart"/>
            <w:tcBorders>
              <w:right w:val="nil"/>
            </w:tcBorders>
            <w:shd w:val="clear" w:color="auto" w:fill="FFFFFF" w:themeFill="background1"/>
            <w:vAlign w:val="center"/>
          </w:tcPr>
          <w:p w14:paraId="2C1319F9" w14:textId="77777777" w:rsidR="000A5A42" w:rsidRDefault="000A5A42" w:rsidP="00D474BF">
            <w:pPr>
              <w:rPr>
                <w:b/>
              </w:rPr>
            </w:pPr>
            <w:r>
              <w:rPr>
                <w:b/>
              </w:rPr>
              <w:t xml:space="preserve">Test Lead*: </w:t>
            </w:r>
          </w:p>
        </w:tc>
        <w:tc>
          <w:tcPr>
            <w:tcW w:w="3683" w:type="dxa"/>
            <w:tcBorders>
              <w:left w:val="nil"/>
              <w:bottom w:val="nil"/>
            </w:tcBorders>
            <w:shd w:val="clear" w:color="auto" w:fill="FFFFFF" w:themeFill="background1"/>
            <w:vAlign w:val="center"/>
          </w:tcPr>
          <w:p w14:paraId="73D836E7" w14:textId="77777777" w:rsidR="000A5A42" w:rsidRPr="00670BA6" w:rsidRDefault="000A5A42" w:rsidP="00D474BF"/>
        </w:tc>
        <w:tc>
          <w:tcPr>
            <w:tcW w:w="1440" w:type="dxa"/>
            <w:vMerge w:val="restart"/>
            <w:tcBorders>
              <w:right w:val="nil"/>
            </w:tcBorders>
            <w:shd w:val="clear" w:color="auto" w:fill="FFFFFF" w:themeFill="background1"/>
            <w:vAlign w:val="center"/>
          </w:tcPr>
          <w:p w14:paraId="48BF26C4" w14:textId="77777777" w:rsidR="000A5A42" w:rsidRDefault="000A5A42" w:rsidP="00D474BF">
            <w:pPr>
              <w:rPr>
                <w:b/>
              </w:rPr>
            </w:pPr>
            <w:r>
              <w:rPr>
                <w:b/>
              </w:rPr>
              <w:t>Date:</w:t>
            </w:r>
          </w:p>
        </w:tc>
        <w:tc>
          <w:tcPr>
            <w:tcW w:w="2610" w:type="dxa"/>
            <w:vMerge w:val="restart"/>
            <w:tcBorders>
              <w:left w:val="nil"/>
            </w:tcBorders>
            <w:shd w:val="clear" w:color="auto" w:fill="FFFFFF" w:themeFill="background1"/>
            <w:vAlign w:val="center"/>
          </w:tcPr>
          <w:p w14:paraId="683F07F0" w14:textId="77777777" w:rsidR="000A5A42" w:rsidRPr="00901CEE" w:rsidRDefault="000A5A42" w:rsidP="00D474BF"/>
        </w:tc>
      </w:tr>
      <w:tr w:rsidR="003C39A8" w14:paraId="4163AA2C" w14:textId="77777777" w:rsidTr="003C39A8">
        <w:trPr>
          <w:trHeight w:val="322"/>
        </w:trPr>
        <w:tc>
          <w:tcPr>
            <w:tcW w:w="1915" w:type="dxa"/>
            <w:vMerge/>
            <w:tcBorders>
              <w:bottom w:val="single" w:sz="18" w:space="0" w:color="0070C0"/>
              <w:right w:val="nil"/>
            </w:tcBorders>
            <w:shd w:val="clear" w:color="auto" w:fill="FFFFFF" w:themeFill="background1"/>
            <w:vAlign w:val="center"/>
          </w:tcPr>
          <w:p w14:paraId="5B062A32" w14:textId="77777777" w:rsidR="000A5A42" w:rsidRDefault="000A5A42" w:rsidP="00D474BF">
            <w:pPr>
              <w:rPr>
                <w:b/>
              </w:rPr>
            </w:pPr>
          </w:p>
        </w:tc>
        <w:tc>
          <w:tcPr>
            <w:tcW w:w="3683" w:type="dxa"/>
            <w:tcBorders>
              <w:top w:val="nil"/>
              <w:left w:val="nil"/>
              <w:bottom w:val="single" w:sz="18" w:space="0" w:color="0070C0"/>
            </w:tcBorders>
            <w:shd w:val="clear" w:color="auto" w:fill="FFFFFF" w:themeFill="background1"/>
            <w:vAlign w:val="center"/>
          </w:tcPr>
          <w:p w14:paraId="168DB940" w14:textId="77777777" w:rsidR="000A5A42" w:rsidRPr="00670BA6" w:rsidRDefault="000A5A42" w:rsidP="00D474BF">
            <w:pPr>
              <w:jc w:val="right"/>
            </w:pPr>
            <w:proofErr w:type="spellStart"/>
            <w:r>
              <w:t>tbd</w:t>
            </w:r>
            <w:proofErr w:type="spellEnd"/>
          </w:p>
        </w:tc>
        <w:tc>
          <w:tcPr>
            <w:tcW w:w="1440" w:type="dxa"/>
            <w:vMerge/>
            <w:tcBorders>
              <w:bottom w:val="single" w:sz="18" w:space="0" w:color="0070C0"/>
              <w:right w:val="nil"/>
            </w:tcBorders>
            <w:shd w:val="clear" w:color="auto" w:fill="FFFFFF" w:themeFill="background1"/>
            <w:vAlign w:val="center"/>
          </w:tcPr>
          <w:p w14:paraId="5608941B" w14:textId="77777777" w:rsidR="000A5A42" w:rsidRDefault="000A5A42" w:rsidP="00D474BF">
            <w:pPr>
              <w:rPr>
                <w:b/>
              </w:rPr>
            </w:pPr>
          </w:p>
        </w:tc>
        <w:tc>
          <w:tcPr>
            <w:tcW w:w="2610" w:type="dxa"/>
            <w:vMerge/>
            <w:tcBorders>
              <w:left w:val="nil"/>
            </w:tcBorders>
            <w:shd w:val="clear" w:color="auto" w:fill="FFFFFF" w:themeFill="background1"/>
            <w:vAlign w:val="center"/>
          </w:tcPr>
          <w:p w14:paraId="2226B111" w14:textId="77777777" w:rsidR="000A5A42" w:rsidRPr="00901CEE" w:rsidRDefault="000A5A42" w:rsidP="00D474BF"/>
        </w:tc>
      </w:tr>
      <w:tr w:rsidR="000A5A42" w14:paraId="6FB4C8BF" w14:textId="77777777" w:rsidTr="003C39A8">
        <w:trPr>
          <w:trHeight w:val="323"/>
        </w:trPr>
        <w:tc>
          <w:tcPr>
            <w:tcW w:w="1915" w:type="dxa"/>
            <w:vMerge w:val="restart"/>
            <w:tcBorders>
              <w:right w:val="nil"/>
            </w:tcBorders>
            <w:shd w:val="clear" w:color="auto" w:fill="FFFFFF" w:themeFill="background1"/>
            <w:vAlign w:val="center"/>
          </w:tcPr>
          <w:p w14:paraId="27844163" w14:textId="77777777" w:rsidR="000A5A42" w:rsidRDefault="000A5A42" w:rsidP="00D474BF">
            <w:pPr>
              <w:rPr>
                <w:b/>
              </w:rPr>
            </w:pPr>
            <w:r>
              <w:rPr>
                <w:b/>
              </w:rPr>
              <w:t>Architecture Lead*:</w:t>
            </w:r>
          </w:p>
        </w:tc>
        <w:tc>
          <w:tcPr>
            <w:tcW w:w="3683" w:type="dxa"/>
            <w:tcBorders>
              <w:left w:val="nil"/>
              <w:bottom w:val="nil"/>
            </w:tcBorders>
            <w:shd w:val="clear" w:color="auto" w:fill="FFFFFF" w:themeFill="background1"/>
            <w:vAlign w:val="center"/>
          </w:tcPr>
          <w:p w14:paraId="17CD3FEB" w14:textId="77777777" w:rsidR="000A5A42" w:rsidRPr="00670BA6" w:rsidRDefault="000A5A42" w:rsidP="00D474BF"/>
        </w:tc>
        <w:tc>
          <w:tcPr>
            <w:tcW w:w="1440" w:type="dxa"/>
            <w:vMerge w:val="restart"/>
            <w:tcBorders>
              <w:right w:val="nil"/>
            </w:tcBorders>
            <w:shd w:val="clear" w:color="auto" w:fill="FFFFFF" w:themeFill="background1"/>
            <w:vAlign w:val="center"/>
          </w:tcPr>
          <w:p w14:paraId="3819E2C1" w14:textId="77777777" w:rsidR="000A5A42" w:rsidRDefault="000A5A42" w:rsidP="00D474BF">
            <w:pPr>
              <w:rPr>
                <w:b/>
              </w:rPr>
            </w:pPr>
            <w:r>
              <w:rPr>
                <w:b/>
              </w:rPr>
              <w:t>Date:</w:t>
            </w:r>
          </w:p>
        </w:tc>
        <w:tc>
          <w:tcPr>
            <w:tcW w:w="2610" w:type="dxa"/>
            <w:vMerge w:val="restart"/>
            <w:tcBorders>
              <w:left w:val="nil"/>
            </w:tcBorders>
            <w:shd w:val="clear" w:color="auto" w:fill="FFFFFF" w:themeFill="background1"/>
            <w:vAlign w:val="center"/>
          </w:tcPr>
          <w:p w14:paraId="541CCB6C" w14:textId="77777777" w:rsidR="000A5A42" w:rsidRPr="00901CEE" w:rsidRDefault="000A5A42" w:rsidP="00D474BF"/>
        </w:tc>
      </w:tr>
      <w:tr w:rsidR="000A5A42" w14:paraId="6975CCF4" w14:textId="77777777" w:rsidTr="003C39A8">
        <w:trPr>
          <w:trHeight w:val="322"/>
        </w:trPr>
        <w:tc>
          <w:tcPr>
            <w:tcW w:w="1915" w:type="dxa"/>
            <w:vMerge/>
            <w:tcBorders>
              <w:right w:val="nil"/>
            </w:tcBorders>
            <w:shd w:val="clear" w:color="auto" w:fill="FFFFFF" w:themeFill="background1"/>
            <w:vAlign w:val="center"/>
          </w:tcPr>
          <w:p w14:paraId="0586316A" w14:textId="77777777" w:rsidR="000A5A42" w:rsidRDefault="000A5A42" w:rsidP="00D474BF">
            <w:pPr>
              <w:rPr>
                <w:b/>
              </w:rPr>
            </w:pPr>
          </w:p>
        </w:tc>
        <w:tc>
          <w:tcPr>
            <w:tcW w:w="3683" w:type="dxa"/>
            <w:tcBorders>
              <w:top w:val="nil"/>
              <w:left w:val="nil"/>
            </w:tcBorders>
            <w:shd w:val="clear" w:color="auto" w:fill="FFFFFF" w:themeFill="background1"/>
            <w:vAlign w:val="center"/>
          </w:tcPr>
          <w:p w14:paraId="082263E3" w14:textId="77777777" w:rsidR="000A5A42" w:rsidRPr="00670BA6" w:rsidRDefault="000A5A42" w:rsidP="00D474BF">
            <w:pPr>
              <w:spacing w:before="120"/>
              <w:jc w:val="right"/>
            </w:pPr>
            <w:proofErr w:type="spellStart"/>
            <w:r>
              <w:t>tbd</w:t>
            </w:r>
            <w:proofErr w:type="spellEnd"/>
          </w:p>
        </w:tc>
        <w:tc>
          <w:tcPr>
            <w:tcW w:w="1440" w:type="dxa"/>
            <w:vMerge/>
            <w:tcBorders>
              <w:right w:val="nil"/>
            </w:tcBorders>
            <w:shd w:val="clear" w:color="auto" w:fill="FFFFFF" w:themeFill="background1"/>
            <w:vAlign w:val="center"/>
          </w:tcPr>
          <w:p w14:paraId="2A5EADAB" w14:textId="77777777" w:rsidR="000A5A42" w:rsidRDefault="000A5A42" w:rsidP="00D474BF">
            <w:pPr>
              <w:rPr>
                <w:b/>
              </w:rPr>
            </w:pPr>
          </w:p>
        </w:tc>
        <w:tc>
          <w:tcPr>
            <w:tcW w:w="2610" w:type="dxa"/>
            <w:vMerge/>
            <w:tcBorders>
              <w:left w:val="nil"/>
            </w:tcBorders>
            <w:shd w:val="clear" w:color="auto" w:fill="FFFFFF" w:themeFill="background1"/>
            <w:vAlign w:val="center"/>
          </w:tcPr>
          <w:p w14:paraId="0D39476D" w14:textId="77777777" w:rsidR="000A5A42" w:rsidRPr="00901CEE" w:rsidRDefault="000A5A42" w:rsidP="00D474BF"/>
        </w:tc>
      </w:tr>
    </w:tbl>
    <w:p w14:paraId="67449ADC" w14:textId="77777777" w:rsidR="003E0435" w:rsidRDefault="003E0435" w:rsidP="000A5A42">
      <w:pPr>
        <w:spacing w:before="0" w:after="60"/>
        <w:rPr>
          <w:rFonts w:cs="Tahoma"/>
          <w:i/>
          <w:color w:val="0070C0"/>
          <w:sz w:val="20"/>
        </w:rPr>
      </w:pPr>
    </w:p>
    <w:p w14:paraId="4DF5CB2E" w14:textId="77777777" w:rsidR="000A5A42" w:rsidRDefault="000A5A42" w:rsidP="000A5A42">
      <w:pPr>
        <w:spacing w:before="0" w:after="60"/>
        <w:rPr>
          <w:i/>
          <w:color w:val="0070C0"/>
          <w:sz w:val="20"/>
        </w:rPr>
      </w:pPr>
      <w:r w:rsidRPr="000A5A42">
        <w:rPr>
          <w:rFonts w:cs="Tahoma"/>
          <w:i/>
          <w:color w:val="0070C0"/>
          <w:sz w:val="20"/>
        </w:rPr>
        <w:t>*</w:t>
      </w:r>
      <w:r w:rsidRPr="000A5A42">
        <w:rPr>
          <w:i/>
          <w:color w:val="0070C0"/>
          <w:sz w:val="20"/>
        </w:rPr>
        <w:t xml:space="preserve"> Document must be physically signed by all mandatory approvers.</w:t>
      </w:r>
    </w:p>
    <w:p w14:paraId="698074B5" w14:textId="77777777" w:rsidR="003E0435" w:rsidRDefault="003E0435" w:rsidP="000A5A42">
      <w:pPr>
        <w:spacing w:before="0" w:after="60"/>
        <w:rPr>
          <w:i/>
          <w:color w:val="0070C0"/>
          <w:sz w:val="20"/>
        </w:rPr>
      </w:pPr>
    </w:p>
    <w:p w14:paraId="000A2B29" w14:textId="77777777" w:rsidR="003E0435" w:rsidRDefault="003E0435" w:rsidP="000A5A42">
      <w:pPr>
        <w:spacing w:before="0" w:after="60"/>
        <w:rPr>
          <w:i/>
          <w:color w:val="0070C0"/>
          <w:sz w:val="20"/>
        </w:rPr>
      </w:pPr>
    </w:p>
    <w:p w14:paraId="21266A7C" w14:textId="77777777" w:rsidR="003E0435" w:rsidRPr="000A5A42" w:rsidRDefault="003E0435" w:rsidP="000A5A42">
      <w:pPr>
        <w:spacing w:before="0" w:after="60"/>
        <w:rPr>
          <w:i/>
          <w:color w:val="0070C0"/>
          <w:sz w:val="20"/>
        </w:rPr>
      </w:pPr>
    </w:p>
    <w:p w14:paraId="59CFDF6E" w14:textId="77777777" w:rsidR="003E0435" w:rsidRDefault="003E0435" w:rsidP="00575354">
      <w:pPr>
        <w:pStyle w:val="Heading2"/>
        <w:numPr>
          <w:ilvl w:val="0"/>
          <w:numId w:val="0"/>
        </w:numPr>
      </w:pPr>
      <w:bookmarkStart w:id="9" w:name="_Toc427312848"/>
      <w:r>
        <w:t>Disclaimer</w:t>
      </w:r>
      <w:bookmarkEnd w:id="9"/>
    </w:p>
    <w:p w14:paraId="16BB51E9" w14:textId="77777777" w:rsidR="003E0435" w:rsidRDefault="003E0435" w:rsidP="003E0435">
      <w:r w:rsidRPr="00EA588F">
        <w:t>DIRECTV makes no representations, express or implied, that use of the technologies described in this specification will not infringe patents, copyrights, or other intellectual property rights of third parties. Nothing in this specification should be construed as granting permission to use any of the technologies described. Anyone planning to make use of technology covered by the intellectual property rights of others should first obtain permission from the holder(s) of the rights. This specification is subject to change without notice. DIRECTV, Incorporated, does not accept any responsibility whatsoever for damages or liability, direct or consequential, which may result from use of this specification or any related discussions.</w:t>
      </w:r>
      <w:r>
        <w:br/>
      </w:r>
    </w:p>
    <w:p w14:paraId="2B420E0B" w14:textId="77777777" w:rsidR="003E0435" w:rsidRDefault="003E0435">
      <w:r>
        <w:br w:type="page"/>
      </w:r>
    </w:p>
    <w:p w14:paraId="202190E4" w14:textId="77777777" w:rsidR="00BA0DC0" w:rsidRPr="009A7605" w:rsidRDefault="001074C5" w:rsidP="009A7605">
      <w:pPr>
        <w:pStyle w:val="InsideCoverHeading"/>
      </w:pPr>
      <w:r w:rsidRPr="009A7605">
        <w:lastRenderedPageBreak/>
        <w:t>STB Release Matrix</w:t>
      </w:r>
    </w:p>
    <w:tbl>
      <w:tblPr>
        <w:tblStyle w:val="WhitePaperTables1"/>
        <w:tblW w:w="0" w:type="auto"/>
        <w:tblLook w:val="04A0" w:firstRow="1" w:lastRow="0" w:firstColumn="1" w:lastColumn="0" w:noHBand="0" w:noVBand="1"/>
      </w:tblPr>
      <w:tblGrid>
        <w:gridCol w:w="3192"/>
        <w:gridCol w:w="3192"/>
        <w:gridCol w:w="3192"/>
      </w:tblGrid>
      <w:tr w:rsidR="00C000B9" w14:paraId="5F51360E" w14:textId="77777777" w:rsidTr="00C000B9">
        <w:trPr>
          <w:cnfStyle w:val="100000000000" w:firstRow="1" w:lastRow="0" w:firstColumn="0" w:lastColumn="0" w:oddVBand="0" w:evenVBand="0" w:oddHBand="0" w:evenHBand="0" w:firstRowFirstColumn="0" w:firstRowLastColumn="0" w:lastRowFirstColumn="0" w:lastRowLastColumn="0"/>
        </w:trPr>
        <w:tc>
          <w:tcPr>
            <w:tcW w:w="3192" w:type="dxa"/>
          </w:tcPr>
          <w:p w14:paraId="42C04CF3" w14:textId="77777777" w:rsidR="00C000B9" w:rsidRDefault="00C000B9" w:rsidP="00C000B9">
            <w:r>
              <w:t>Release</w:t>
            </w:r>
          </w:p>
        </w:tc>
        <w:tc>
          <w:tcPr>
            <w:tcW w:w="3192" w:type="dxa"/>
          </w:tcPr>
          <w:p w14:paraId="6654E31D" w14:textId="77777777" w:rsidR="00C000B9" w:rsidRDefault="00C000B9" w:rsidP="00C000B9">
            <w:r>
              <w:t>Release Date</w:t>
            </w:r>
          </w:p>
        </w:tc>
        <w:tc>
          <w:tcPr>
            <w:tcW w:w="3192" w:type="dxa"/>
          </w:tcPr>
          <w:p w14:paraId="6199AB65" w14:textId="77777777" w:rsidR="00C000B9" w:rsidRDefault="00C000B9" w:rsidP="00C000B9">
            <w:r>
              <w:t>Version #</w:t>
            </w:r>
          </w:p>
        </w:tc>
      </w:tr>
      <w:tr w:rsidR="00C000B9" w14:paraId="3309515B" w14:textId="77777777" w:rsidTr="00C000B9">
        <w:trPr>
          <w:cnfStyle w:val="000000100000" w:firstRow="0" w:lastRow="0" w:firstColumn="0" w:lastColumn="0" w:oddVBand="0" w:evenVBand="0" w:oddHBand="1" w:evenHBand="0" w:firstRowFirstColumn="0" w:firstRowLastColumn="0" w:lastRowFirstColumn="0" w:lastRowLastColumn="0"/>
        </w:trPr>
        <w:tc>
          <w:tcPr>
            <w:tcW w:w="3192" w:type="dxa"/>
          </w:tcPr>
          <w:p w14:paraId="4993944C" w14:textId="77777777" w:rsidR="00C000B9" w:rsidRDefault="00C000B9" w:rsidP="00C000B9"/>
        </w:tc>
        <w:tc>
          <w:tcPr>
            <w:tcW w:w="3192" w:type="dxa"/>
          </w:tcPr>
          <w:p w14:paraId="3DACFFF3" w14:textId="77777777" w:rsidR="00C000B9" w:rsidRDefault="00C000B9" w:rsidP="00C000B9"/>
        </w:tc>
        <w:tc>
          <w:tcPr>
            <w:tcW w:w="3192" w:type="dxa"/>
          </w:tcPr>
          <w:p w14:paraId="30E3ED09" w14:textId="77777777" w:rsidR="00C000B9" w:rsidRDefault="00C000B9" w:rsidP="00C000B9"/>
        </w:tc>
      </w:tr>
      <w:tr w:rsidR="00C000B9" w14:paraId="0A059964" w14:textId="77777777" w:rsidTr="00C000B9">
        <w:tc>
          <w:tcPr>
            <w:tcW w:w="3192" w:type="dxa"/>
          </w:tcPr>
          <w:p w14:paraId="0782D6CB" w14:textId="77777777" w:rsidR="00C000B9" w:rsidRDefault="00C000B9" w:rsidP="00C000B9"/>
        </w:tc>
        <w:tc>
          <w:tcPr>
            <w:tcW w:w="3192" w:type="dxa"/>
          </w:tcPr>
          <w:p w14:paraId="4176EF34" w14:textId="77777777" w:rsidR="00C000B9" w:rsidRDefault="00C000B9" w:rsidP="00C000B9"/>
        </w:tc>
        <w:tc>
          <w:tcPr>
            <w:tcW w:w="3192" w:type="dxa"/>
          </w:tcPr>
          <w:p w14:paraId="0AC38658" w14:textId="77777777" w:rsidR="00C000B9" w:rsidRDefault="00C000B9" w:rsidP="00C000B9"/>
        </w:tc>
      </w:tr>
    </w:tbl>
    <w:p w14:paraId="13DA4661" w14:textId="77777777" w:rsidR="00BA0DC0" w:rsidRDefault="00BA0DC0" w:rsidP="009A7605">
      <w:pPr>
        <w:pStyle w:val="InsideCoverHeading"/>
      </w:pPr>
      <w:r>
        <w:t>Revision History</w:t>
      </w:r>
    </w:p>
    <w:tbl>
      <w:tblPr>
        <w:tblStyle w:val="WhitePaperTables1"/>
        <w:tblpPr w:leftFromText="180" w:rightFromText="180" w:vertAnchor="text" w:horzAnchor="margin" w:tblpY="114"/>
        <w:tblW w:w="0" w:type="auto"/>
        <w:jc w:val="left"/>
        <w:tblLook w:val="04A0" w:firstRow="1" w:lastRow="0" w:firstColumn="1" w:lastColumn="0" w:noHBand="0" w:noVBand="1"/>
      </w:tblPr>
      <w:tblGrid>
        <w:gridCol w:w="1728"/>
        <w:gridCol w:w="1710"/>
        <w:gridCol w:w="1389"/>
        <w:gridCol w:w="4749"/>
      </w:tblGrid>
      <w:tr w:rsidR="00BA0DC0" w14:paraId="0B5F4CA0" w14:textId="77777777" w:rsidTr="00BA0DC0">
        <w:trPr>
          <w:cnfStyle w:val="100000000000" w:firstRow="1" w:lastRow="0" w:firstColumn="0" w:lastColumn="0" w:oddVBand="0" w:evenVBand="0" w:oddHBand="0" w:evenHBand="0" w:firstRowFirstColumn="0" w:firstRowLastColumn="0" w:lastRowFirstColumn="0" w:lastRowLastColumn="0"/>
          <w:jc w:val="left"/>
        </w:trPr>
        <w:tc>
          <w:tcPr>
            <w:tcW w:w="1728" w:type="dxa"/>
          </w:tcPr>
          <w:p w14:paraId="37CAC1CB" w14:textId="77777777" w:rsidR="00BA0DC0" w:rsidRDefault="00BA0DC0" w:rsidP="00BA0DC0">
            <w:r>
              <w:t>Author</w:t>
            </w:r>
          </w:p>
        </w:tc>
        <w:tc>
          <w:tcPr>
            <w:tcW w:w="1710" w:type="dxa"/>
          </w:tcPr>
          <w:p w14:paraId="78795851" w14:textId="77777777" w:rsidR="00BA0DC0" w:rsidRDefault="00BA0DC0" w:rsidP="00BA0DC0">
            <w:r>
              <w:t>Version #</w:t>
            </w:r>
          </w:p>
        </w:tc>
        <w:tc>
          <w:tcPr>
            <w:tcW w:w="1389" w:type="dxa"/>
          </w:tcPr>
          <w:p w14:paraId="623E17E1" w14:textId="77777777" w:rsidR="00BA0DC0" w:rsidRDefault="00BA0DC0" w:rsidP="00BA0DC0">
            <w:r>
              <w:t>Date</w:t>
            </w:r>
          </w:p>
        </w:tc>
        <w:tc>
          <w:tcPr>
            <w:tcW w:w="4749" w:type="dxa"/>
          </w:tcPr>
          <w:p w14:paraId="032707B5" w14:textId="77777777" w:rsidR="00BA0DC0" w:rsidRDefault="00BA0DC0" w:rsidP="00BA0DC0">
            <w:r>
              <w:t>Revisions</w:t>
            </w:r>
          </w:p>
        </w:tc>
      </w:tr>
      <w:tr w:rsidR="009A7605" w14:paraId="79D45733" w14:textId="77777777" w:rsidTr="00BA0DC0">
        <w:trPr>
          <w:cnfStyle w:val="000000100000" w:firstRow="0" w:lastRow="0" w:firstColumn="0" w:lastColumn="0" w:oddVBand="0" w:evenVBand="0" w:oddHBand="1" w:evenHBand="0" w:firstRowFirstColumn="0" w:firstRowLastColumn="0" w:lastRowFirstColumn="0" w:lastRowLastColumn="0"/>
          <w:jc w:val="left"/>
        </w:trPr>
        <w:tc>
          <w:tcPr>
            <w:tcW w:w="1728" w:type="dxa"/>
          </w:tcPr>
          <w:p w14:paraId="620B4D7F" w14:textId="77777777" w:rsidR="00BA0DC0" w:rsidRDefault="00C62C8E" w:rsidP="00BA0DC0">
            <w:r>
              <w:t>John Sanders</w:t>
            </w:r>
          </w:p>
        </w:tc>
        <w:tc>
          <w:tcPr>
            <w:tcW w:w="1710" w:type="dxa"/>
          </w:tcPr>
          <w:p w14:paraId="66A8FAE2" w14:textId="77777777" w:rsidR="00BA0DC0" w:rsidRDefault="00C62C8E" w:rsidP="00BA0DC0">
            <w:r>
              <w:t>0.1</w:t>
            </w:r>
          </w:p>
        </w:tc>
        <w:tc>
          <w:tcPr>
            <w:tcW w:w="1389" w:type="dxa"/>
          </w:tcPr>
          <w:p w14:paraId="7BADA762" w14:textId="202B66D1" w:rsidR="00BA0DC0" w:rsidRDefault="003E0435" w:rsidP="003E0435">
            <w:r>
              <w:t>08</w:t>
            </w:r>
            <w:r w:rsidR="00C62C8E">
              <w:t>/</w:t>
            </w:r>
            <w:r w:rsidR="0074429D">
              <w:t>19</w:t>
            </w:r>
            <w:r w:rsidR="00C62C8E">
              <w:t>/2015</w:t>
            </w:r>
          </w:p>
        </w:tc>
        <w:tc>
          <w:tcPr>
            <w:tcW w:w="4749" w:type="dxa"/>
          </w:tcPr>
          <w:p w14:paraId="4FFB6166" w14:textId="77777777" w:rsidR="00BA0DC0" w:rsidRDefault="00C62C8E" w:rsidP="00BA0DC0">
            <w:r>
              <w:t>Initial Draft</w:t>
            </w:r>
          </w:p>
        </w:tc>
      </w:tr>
      <w:tr w:rsidR="00BA0DC0" w14:paraId="284D3745" w14:textId="77777777" w:rsidTr="00BA0DC0">
        <w:trPr>
          <w:jc w:val="left"/>
        </w:trPr>
        <w:tc>
          <w:tcPr>
            <w:tcW w:w="1728" w:type="dxa"/>
          </w:tcPr>
          <w:p w14:paraId="622234DD" w14:textId="77777777" w:rsidR="00BA0DC0" w:rsidRDefault="00BA0DC0" w:rsidP="00BA0DC0"/>
        </w:tc>
        <w:tc>
          <w:tcPr>
            <w:tcW w:w="1710" w:type="dxa"/>
          </w:tcPr>
          <w:p w14:paraId="5552ED82" w14:textId="77777777" w:rsidR="00BA0DC0" w:rsidRDefault="00BA0DC0" w:rsidP="00BA0DC0"/>
        </w:tc>
        <w:tc>
          <w:tcPr>
            <w:tcW w:w="1389" w:type="dxa"/>
          </w:tcPr>
          <w:p w14:paraId="696E6B4B" w14:textId="77777777" w:rsidR="00BA0DC0" w:rsidRDefault="00BA0DC0" w:rsidP="00BA0DC0"/>
        </w:tc>
        <w:tc>
          <w:tcPr>
            <w:tcW w:w="4749" w:type="dxa"/>
          </w:tcPr>
          <w:p w14:paraId="4C16F8A2" w14:textId="77777777" w:rsidR="00BA0DC0" w:rsidRDefault="00BA0DC0" w:rsidP="00983106"/>
        </w:tc>
      </w:tr>
    </w:tbl>
    <w:p w14:paraId="354E126E" w14:textId="77777777" w:rsidR="00BA0DC0" w:rsidRDefault="00BA0DC0" w:rsidP="00BA0DC0"/>
    <w:p w14:paraId="0F25E0ED" w14:textId="77777777" w:rsidR="00C000B9" w:rsidRDefault="00C000B9">
      <w:r>
        <w:br w:type="page"/>
      </w:r>
    </w:p>
    <w:p w14:paraId="3B32AB35" w14:textId="77777777" w:rsidR="003D3B3B" w:rsidRDefault="003D3B3B" w:rsidP="003D3B3B">
      <w:pPr>
        <w:pStyle w:val="TableofContents"/>
      </w:pPr>
      <w:r>
        <w:lastRenderedPageBreak/>
        <w:t>Table of Contents</w:t>
      </w:r>
    </w:p>
    <w:sdt>
      <w:sdtPr>
        <w:rPr>
          <w:bCs/>
        </w:rPr>
        <w:id w:val="616257857"/>
        <w:docPartObj>
          <w:docPartGallery w:val="Table of Contents"/>
          <w:docPartUnique/>
        </w:docPartObj>
      </w:sdtPr>
      <w:sdtEndPr>
        <w:rPr>
          <w:b/>
          <w:bCs w:val="0"/>
          <w:noProof/>
        </w:rPr>
      </w:sdtEndPr>
      <w:sdtContent>
        <w:p w14:paraId="21DED231" w14:textId="77777777" w:rsidR="00D23F16" w:rsidRDefault="008E3CCC">
          <w:pPr>
            <w:pStyle w:val="TOC1"/>
            <w:tabs>
              <w:tab w:val="right" w:leader="dot" w:pos="9350"/>
            </w:tabs>
            <w:rPr>
              <w:rFonts w:asciiTheme="minorHAnsi" w:hAnsiTheme="minorHAnsi"/>
              <w:noProof/>
              <w:szCs w:val="22"/>
            </w:rPr>
          </w:pPr>
          <w:r>
            <w:fldChar w:fldCharType="begin"/>
          </w:r>
          <w:r>
            <w:instrText xml:space="preserve"> TOC \o "1-3" \h \z \u </w:instrText>
          </w:r>
          <w:r>
            <w:fldChar w:fldCharType="separate"/>
          </w:r>
          <w:hyperlink w:anchor="_Toc427312845" w:history="1">
            <w:r w:rsidR="00D23F16" w:rsidRPr="0036476B">
              <w:rPr>
                <w:rStyle w:val="Hyperlink"/>
                <w:noProof/>
              </w:rPr>
              <w:t>Document Information and Approvals</w:t>
            </w:r>
            <w:r w:rsidR="00D23F16">
              <w:rPr>
                <w:noProof/>
                <w:webHidden/>
              </w:rPr>
              <w:tab/>
            </w:r>
            <w:r w:rsidR="00D23F16">
              <w:rPr>
                <w:noProof/>
                <w:webHidden/>
              </w:rPr>
              <w:fldChar w:fldCharType="begin"/>
            </w:r>
            <w:r w:rsidR="00D23F16">
              <w:rPr>
                <w:noProof/>
                <w:webHidden/>
              </w:rPr>
              <w:instrText xml:space="preserve"> PAGEREF _Toc427312845 \h </w:instrText>
            </w:r>
            <w:r w:rsidR="00D23F16">
              <w:rPr>
                <w:noProof/>
                <w:webHidden/>
              </w:rPr>
            </w:r>
            <w:r w:rsidR="00D23F16">
              <w:rPr>
                <w:noProof/>
                <w:webHidden/>
              </w:rPr>
              <w:fldChar w:fldCharType="separate"/>
            </w:r>
            <w:r w:rsidR="00D23F16">
              <w:rPr>
                <w:noProof/>
                <w:webHidden/>
              </w:rPr>
              <w:t>2</w:t>
            </w:r>
            <w:r w:rsidR="00D23F16">
              <w:rPr>
                <w:noProof/>
                <w:webHidden/>
              </w:rPr>
              <w:fldChar w:fldCharType="end"/>
            </w:r>
          </w:hyperlink>
        </w:p>
        <w:p w14:paraId="7C3275A4" w14:textId="77777777" w:rsidR="00D23F16" w:rsidRDefault="0074429D">
          <w:pPr>
            <w:pStyle w:val="TOC2"/>
            <w:rPr>
              <w:rFonts w:asciiTheme="minorHAnsi" w:hAnsiTheme="minorHAnsi"/>
              <w:noProof/>
              <w:szCs w:val="22"/>
            </w:rPr>
          </w:pPr>
          <w:hyperlink w:anchor="_Toc427312846" w:history="1">
            <w:r w:rsidR="00D23F16" w:rsidRPr="0036476B">
              <w:rPr>
                <w:rStyle w:val="Hyperlink"/>
                <w:noProof/>
              </w:rPr>
              <w:t>Document Information</w:t>
            </w:r>
            <w:r w:rsidR="00D23F16">
              <w:rPr>
                <w:noProof/>
                <w:webHidden/>
              </w:rPr>
              <w:tab/>
            </w:r>
            <w:r w:rsidR="00D23F16">
              <w:rPr>
                <w:noProof/>
                <w:webHidden/>
              </w:rPr>
              <w:fldChar w:fldCharType="begin"/>
            </w:r>
            <w:r w:rsidR="00D23F16">
              <w:rPr>
                <w:noProof/>
                <w:webHidden/>
              </w:rPr>
              <w:instrText xml:space="preserve"> PAGEREF _Toc427312846 \h </w:instrText>
            </w:r>
            <w:r w:rsidR="00D23F16">
              <w:rPr>
                <w:noProof/>
                <w:webHidden/>
              </w:rPr>
            </w:r>
            <w:r w:rsidR="00D23F16">
              <w:rPr>
                <w:noProof/>
                <w:webHidden/>
              </w:rPr>
              <w:fldChar w:fldCharType="separate"/>
            </w:r>
            <w:r w:rsidR="00D23F16">
              <w:rPr>
                <w:noProof/>
                <w:webHidden/>
              </w:rPr>
              <w:t>2</w:t>
            </w:r>
            <w:r w:rsidR="00D23F16">
              <w:rPr>
                <w:noProof/>
                <w:webHidden/>
              </w:rPr>
              <w:fldChar w:fldCharType="end"/>
            </w:r>
          </w:hyperlink>
        </w:p>
        <w:p w14:paraId="36D81E99" w14:textId="77777777" w:rsidR="00D23F16" w:rsidRDefault="0074429D">
          <w:pPr>
            <w:pStyle w:val="TOC2"/>
            <w:rPr>
              <w:rFonts w:asciiTheme="minorHAnsi" w:hAnsiTheme="minorHAnsi"/>
              <w:noProof/>
              <w:szCs w:val="22"/>
            </w:rPr>
          </w:pPr>
          <w:hyperlink w:anchor="_Toc427312847" w:history="1">
            <w:r w:rsidR="00D23F16" w:rsidRPr="0036476B">
              <w:rPr>
                <w:rStyle w:val="Hyperlink"/>
                <w:noProof/>
              </w:rPr>
              <w:t>Approvals</w:t>
            </w:r>
            <w:r w:rsidR="00D23F16">
              <w:rPr>
                <w:noProof/>
                <w:webHidden/>
              </w:rPr>
              <w:tab/>
            </w:r>
            <w:r w:rsidR="00D23F16">
              <w:rPr>
                <w:noProof/>
                <w:webHidden/>
              </w:rPr>
              <w:fldChar w:fldCharType="begin"/>
            </w:r>
            <w:r w:rsidR="00D23F16">
              <w:rPr>
                <w:noProof/>
                <w:webHidden/>
              </w:rPr>
              <w:instrText xml:space="preserve"> PAGEREF _Toc427312847 \h </w:instrText>
            </w:r>
            <w:r w:rsidR="00D23F16">
              <w:rPr>
                <w:noProof/>
                <w:webHidden/>
              </w:rPr>
            </w:r>
            <w:r w:rsidR="00D23F16">
              <w:rPr>
                <w:noProof/>
                <w:webHidden/>
              </w:rPr>
              <w:fldChar w:fldCharType="separate"/>
            </w:r>
            <w:r w:rsidR="00D23F16">
              <w:rPr>
                <w:noProof/>
                <w:webHidden/>
              </w:rPr>
              <w:t>2</w:t>
            </w:r>
            <w:r w:rsidR="00D23F16">
              <w:rPr>
                <w:noProof/>
                <w:webHidden/>
              </w:rPr>
              <w:fldChar w:fldCharType="end"/>
            </w:r>
          </w:hyperlink>
        </w:p>
        <w:p w14:paraId="1C1A9D8A" w14:textId="77777777" w:rsidR="00D23F16" w:rsidRDefault="0074429D">
          <w:pPr>
            <w:pStyle w:val="TOC2"/>
            <w:rPr>
              <w:rFonts w:asciiTheme="minorHAnsi" w:hAnsiTheme="minorHAnsi"/>
              <w:noProof/>
              <w:szCs w:val="22"/>
            </w:rPr>
          </w:pPr>
          <w:hyperlink w:anchor="_Toc427312848" w:history="1">
            <w:r w:rsidR="00D23F16" w:rsidRPr="0036476B">
              <w:rPr>
                <w:rStyle w:val="Hyperlink"/>
                <w:noProof/>
              </w:rPr>
              <w:t>Disclaimer</w:t>
            </w:r>
            <w:r w:rsidR="00D23F16">
              <w:rPr>
                <w:noProof/>
                <w:webHidden/>
              </w:rPr>
              <w:tab/>
            </w:r>
            <w:r w:rsidR="00D23F16">
              <w:rPr>
                <w:noProof/>
                <w:webHidden/>
              </w:rPr>
              <w:fldChar w:fldCharType="begin"/>
            </w:r>
            <w:r w:rsidR="00D23F16">
              <w:rPr>
                <w:noProof/>
                <w:webHidden/>
              </w:rPr>
              <w:instrText xml:space="preserve"> PAGEREF _Toc427312848 \h </w:instrText>
            </w:r>
            <w:r w:rsidR="00D23F16">
              <w:rPr>
                <w:noProof/>
                <w:webHidden/>
              </w:rPr>
            </w:r>
            <w:r w:rsidR="00D23F16">
              <w:rPr>
                <w:noProof/>
                <w:webHidden/>
              </w:rPr>
              <w:fldChar w:fldCharType="separate"/>
            </w:r>
            <w:r w:rsidR="00D23F16">
              <w:rPr>
                <w:noProof/>
                <w:webHidden/>
              </w:rPr>
              <w:t>2</w:t>
            </w:r>
            <w:r w:rsidR="00D23F16">
              <w:rPr>
                <w:noProof/>
                <w:webHidden/>
              </w:rPr>
              <w:fldChar w:fldCharType="end"/>
            </w:r>
          </w:hyperlink>
        </w:p>
        <w:p w14:paraId="441A7553" w14:textId="77777777" w:rsidR="00D23F16" w:rsidRDefault="0074429D">
          <w:pPr>
            <w:pStyle w:val="TOC1"/>
            <w:tabs>
              <w:tab w:val="left" w:pos="440"/>
              <w:tab w:val="right" w:leader="dot" w:pos="9350"/>
            </w:tabs>
            <w:rPr>
              <w:rFonts w:asciiTheme="minorHAnsi" w:hAnsiTheme="minorHAnsi"/>
              <w:noProof/>
              <w:szCs w:val="22"/>
            </w:rPr>
          </w:pPr>
          <w:hyperlink w:anchor="_Toc427312849" w:history="1">
            <w:r w:rsidR="00D23F16" w:rsidRPr="0036476B">
              <w:rPr>
                <w:rStyle w:val="Hyperlink"/>
                <w:noProof/>
              </w:rPr>
              <w:t>1</w:t>
            </w:r>
            <w:r w:rsidR="00D23F16">
              <w:rPr>
                <w:rFonts w:asciiTheme="minorHAnsi" w:hAnsiTheme="minorHAnsi"/>
                <w:noProof/>
                <w:szCs w:val="22"/>
              </w:rPr>
              <w:tab/>
            </w:r>
            <w:r w:rsidR="00D23F16" w:rsidRPr="0036476B">
              <w:rPr>
                <w:rStyle w:val="Hyperlink"/>
                <w:noProof/>
              </w:rPr>
              <w:t>Introduction</w:t>
            </w:r>
            <w:r w:rsidR="00D23F16">
              <w:rPr>
                <w:noProof/>
                <w:webHidden/>
              </w:rPr>
              <w:tab/>
            </w:r>
            <w:r w:rsidR="00D23F16">
              <w:rPr>
                <w:noProof/>
                <w:webHidden/>
              </w:rPr>
              <w:fldChar w:fldCharType="begin"/>
            </w:r>
            <w:r w:rsidR="00D23F16">
              <w:rPr>
                <w:noProof/>
                <w:webHidden/>
              </w:rPr>
              <w:instrText xml:space="preserve"> PAGEREF _Toc427312849 \h </w:instrText>
            </w:r>
            <w:r w:rsidR="00D23F16">
              <w:rPr>
                <w:noProof/>
                <w:webHidden/>
              </w:rPr>
            </w:r>
            <w:r w:rsidR="00D23F16">
              <w:rPr>
                <w:noProof/>
                <w:webHidden/>
              </w:rPr>
              <w:fldChar w:fldCharType="separate"/>
            </w:r>
            <w:r w:rsidR="00D23F16">
              <w:rPr>
                <w:noProof/>
                <w:webHidden/>
              </w:rPr>
              <w:t>6</w:t>
            </w:r>
            <w:r w:rsidR="00D23F16">
              <w:rPr>
                <w:noProof/>
                <w:webHidden/>
              </w:rPr>
              <w:fldChar w:fldCharType="end"/>
            </w:r>
          </w:hyperlink>
        </w:p>
        <w:p w14:paraId="4613C1DA" w14:textId="77777777" w:rsidR="00D23F16" w:rsidRDefault="0074429D">
          <w:pPr>
            <w:pStyle w:val="TOC2"/>
            <w:tabs>
              <w:tab w:val="left" w:pos="880"/>
            </w:tabs>
            <w:rPr>
              <w:rFonts w:asciiTheme="minorHAnsi" w:hAnsiTheme="minorHAnsi"/>
              <w:noProof/>
              <w:szCs w:val="22"/>
            </w:rPr>
          </w:pPr>
          <w:hyperlink w:anchor="_Toc427312850" w:history="1">
            <w:r w:rsidR="00D23F16" w:rsidRPr="0036476B">
              <w:rPr>
                <w:rStyle w:val="Hyperlink"/>
                <w:noProof/>
              </w:rPr>
              <w:t>1.1</w:t>
            </w:r>
            <w:r w:rsidR="00D23F16">
              <w:rPr>
                <w:rFonts w:asciiTheme="minorHAnsi" w:hAnsiTheme="minorHAnsi"/>
                <w:noProof/>
                <w:szCs w:val="22"/>
              </w:rPr>
              <w:tab/>
            </w:r>
            <w:r w:rsidR="00D23F16" w:rsidRPr="0036476B">
              <w:rPr>
                <w:rStyle w:val="Hyperlink"/>
                <w:noProof/>
              </w:rPr>
              <w:t>Scope</w:t>
            </w:r>
            <w:r w:rsidR="00D23F16">
              <w:rPr>
                <w:noProof/>
                <w:webHidden/>
              </w:rPr>
              <w:tab/>
            </w:r>
            <w:r w:rsidR="00D23F16">
              <w:rPr>
                <w:noProof/>
                <w:webHidden/>
              </w:rPr>
              <w:fldChar w:fldCharType="begin"/>
            </w:r>
            <w:r w:rsidR="00D23F16">
              <w:rPr>
                <w:noProof/>
                <w:webHidden/>
              </w:rPr>
              <w:instrText xml:space="preserve"> PAGEREF _Toc427312850 \h </w:instrText>
            </w:r>
            <w:r w:rsidR="00D23F16">
              <w:rPr>
                <w:noProof/>
                <w:webHidden/>
              </w:rPr>
            </w:r>
            <w:r w:rsidR="00D23F16">
              <w:rPr>
                <w:noProof/>
                <w:webHidden/>
              </w:rPr>
              <w:fldChar w:fldCharType="separate"/>
            </w:r>
            <w:r w:rsidR="00D23F16">
              <w:rPr>
                <w:noProof/>
                <w:webHidden/>
              </w:rPr>
              <w:t>6</w:t>
            </w:r>
            <w:r w:rsidR="00D23F16">
              <w:rPr>
                <w:noProof/>
                <w:webHidden/>
              </w:rPr>
              <w:fldChar w:fldCharType="end"/>
            </w:r>
          </w:hyperlink>
        </w:p>
        <w:p w14:paraId="7F0093B8" w14:textId="77777777" w:rsidR="00D23F16" w:rsidRDefault="0074429D">
          <w:pPr>
            <w:pStyle w:val="TOC2"/>
            <w:tabs>
              <w:tab w:val="left" w:pos="880"/>
            </w:tabs>
            <w:rPr>
              <w:rFonts w:asciiTheme="minorHAnsi" w:hAnsiTheme="minorHAnsi"/>
              <w:noProof/>
              <w:szCs w:val="22"/>
            </w:rPr>
          </w:pPr>
          <w:hyperlink w:anchor="_Toc427312851" w:history="1">
            <w:r w:rsidR="00D23F16" w:rsidRPr="0036476B">
              <w:rPr>
                <w:rStyle w:val="Hyperlink"/>
                <w:noProof/>
              </w:rPr>
              <w:t>1.2</w:t>
            </w:r>
            <w:r w:rsidR="00D23F16">
              <w:rPr>
                <w:rFonts w:asciiTheme="minorHAnsi" w:hAnsiTheme="minorHAnsi"/>
                <w:noProof/>
                <w:szCs w:val="22"/>
              </w:rPr>
              <w:tab/>
            </w:r>
            <w:r w:rsidR="00D23F16" w:rsidRPr="0036476B">
              <w:rPr>
                <w:rStyle w:val="Hyperlink"/>
                <w:noProof/>
              </w:rPr>
              <w:t>Document Overview</w:t>
            </w:r>
            <w:r w:rsidR="00D23F16">
              <w:rPr>
                <w:noProof/>
                <w:webHidden/>
              </w:rPr>
              <w:tab/>
            </w:r>
            <w:r w:rsidR="00D23F16">
              <w:rPr>
                <w:noProof/>
                <w:webHidden/>
              </w:rPr>
              <w:fldChar w:fldCharType="begin"/>
            </w:r>
            <w:r w:rsidR="00D23F16">
              <w:rPr>
                <w:noProof/>
                <w:webHidden/>
              </w:rPr>
              <w:instrText xml:space="preserve"> PAGEREF _Toc427312851 \h </w:instrText>
            </w:r>
            <w:r w:rsidR="00D23F16">
              <w:rPr>
                <w:noProof/>
                <w:webHidden/>
              </w:rPr>
            </w:r>
            <w:r w:rsidR="00D23F16">
              <w:rPr>
                <w:noProof/>
                <w:webHidden/>
              </w:rPr>
              <w:fldChar w:fldCharType="separate"/>
            </w:r>
            <w:r w:rsidR="00D23F16">
              <w:rPr>
                <w:noProof/>
                <w:webHidden/>
              </w:rPr>
              <w:t>6</w:t>
            </w:r>
            <w:r w:rsidR="00D23F16">
              <w:rPr>
                <w:noProof/>
                <w:webHidden/>
              </w:rPr>
              <w:fldChar w:fldCharType="end"/>
            </w:r>
          </w:hyperlink>
        </w:p>
        <w:p w14:paraId="542FFDA4" w14:textId="77777777" w:rsidR="00D23F16" w:rsidRDefault="0074429D">
          <w:pPr>
            <w:pStyle w:val="TOC2"/>
            <w:tabs>
              <w:tab w:val="left" w:pos="880"/>
            </w:tabs>
            <w:rPr>
              <w:rFonts w:asciiTheme="minorHAnsi" w:hAnsiTheme="minorHAnsi"/>
              <w:noProof/>
              <w:szCs w:val="22"/>
            </w:rPr>
          </w:pPr>
          <w:hyperlink w:anchor="_Toc427312852" w:history="1">
            <w:r w:rsidR="00D23F16" w:rsidRPr="0036476B">
              <w:rPr>
                <w:rStyle w:val="Hyperlink"/>
                <w:noProof/>
              </w:rPr>
              <w:t>1.3</w:t>
            </w:r>
            <w:r w:rsidR="00D23F16">
              <w:rPr>
                <w:rFonts w:asciiTheme="minorHAnsi" w:hAnsiTheme="minorHAnsi"/>
                <w:noProof/>
                <w:szCs w:val="22"/>
              </w:rPr>
              <w:tab/>
            </w:r>
            <w:r w:rsidR="00D23F16" w:rsidRPr="0036476B">
              <w:rPr>
                <w:rStyle w:val="Hyperlink"/>
                <w:noProof/>
              </w:rPr>
              <w:t>Requirements Vocabulary</w:t>
            </w:r>
            <w:r w:rsidR="00D23F16">
              <w:rPr>
                <w:noProof/>
                <w:webHidden/>
              </w:rPr>
              <w:tab/>
            </w:r>
            <w:r w:rsidR="00D23F16">
              <w:rPr>
                <w:noProof/>
                <w:webHidden/>
              </w:rPr>
              <w:fldChar w:fldCharType="begin"/>
            </w:r>
            <w:r w:rsidR="00D23F16">
              <w:rPr>
                <w:noProof/>
                <w:webHidden/>
              </w:rPr>
              <w:instrText xml:space="preserve"> PAGEREF _Toc427312852 \h </w:instrText>
            </w:r>
            <w:r w:rsidR="00D23F16">
              <w:rPr>
                <w:noProof/>
                <w:webHidden/>
              </w:rPr>
            </w:r>
            <w:r w:rsidR="00D23F16">
              <w:rPr>
                <w:noProof/>
                <w:webHidden/>
              </w:rPr>
              <w:fldChar w:fldCharType="separate"/>
            </w:r>
            <w:r w:rsidR="00D23F16">
              <w:rPr>
                <w:noProof/>
                <w:webHidden/>
              </w:rPr>
              <w:t>6</w:t>
            </w:r>
            <w:r w:rsidR="00D23F16">
              <w:rPr>
                <w:noProof/>
                <w:webHidden/>
              </w:rPr>
              <w:fldChar w:fldCharType="end"/>
            </w:r>
          </w:hyperlink>
        </w:p>
        <w:p w14:paraId="502269E6" w14:textId="77777777" w:rsidR="00D23F16" w:rsidRDefault="0074429D">
          <w:pPr>
            <w:pStyle w:val="TOC2"/>
            <w:tabs>
              <w:tab w:val="left" w:pos="880"/>
            </w:tabs>
            <w:rPr>
              <w:rFonts w:asciiTheme="minorHAnsi" w:hAnsiTheme="minorHAnsi"/>
              <w:noProof/>
              <w:szCs w:val="22"/>
            </w:rPr>
          </w:pPr>
          <w:hyperlink w:anchor="_Toc427312853" w:history="1">
            <w:r w:rsidR="00D23F16" w:rsidRPr="0036476B">
              <w:rPr>
                <w:rStyle w:val="Hyperlink"/>
                <w:noProof/>
              </w:rPr>
              <w:t>1.4</w:t>
            </w:r>
            <w:r w:rsidR="00D23F16">
              <w:rPr>
                <w:rFonts w:asciiTheme="minorHAnsi" w:hAnsiTheme="minorHAnsi"/>
                <w:noProof/>
                <w:szCs w:val="22"/>
              </w:rPr>
              <w:tab/>
            </w:r>
            <w:r w:rsidR="00D23F16" w:rsidRPr="0036476B">
              <w:rPr>
                <w:rStyle w:val="Hyperlink"/>
                <w:noProof/>
              </w:rPr>
              <w:t>Requirements Nomenclature</w:t>
            </w:r>
            <w:r w:rsidR="00D23F16">
              <w:rPr>
                <w:noProof/>
                <w:webHidden/>
              </w:rPr>
              <w:tab/>
            </w:r>
            <w:r w:rsidR="00D23F16">
              <w:rPr>
                <w:noProof/>
                <w:webHidden/>
              </w:rPr>
              <w:fldChar w:fldCharType="begin"/>
            </w:r>
            <w:r w:rsidR="00D23F16">
              <w:rPr>
                <w:noProof/>
                <w:webHidden/>
              </w:rPr>
              <w:instrText xml:space="preserve"> PAGEREF _Toc427312853 \h </w:instrText>
            </w:r>
            <w:r w:rsidR="00D23F16">
              <w:rPr>
                <w:noProof/>
                <w:webHidden/>
              </w:rPr>
            </w:r>
            <w:r w:rsidR="00D23F16">
              <w:rPr>
                <w:noProof/>
                <w:webHidden/>
              </w:rPr>
              <w:fldChar w:fldCharType="separate"/>
            </w:r>
            <w:r w:rsidR="00D23F16">
              <w:rPr>
                <w:noProof/>
                <w:webHidden/>
              </w:rPr>
              <w:t>6</w:t>
            </w:r>
            <w:r w:rsidR="00D23F16">
              <w:rPr>
                <w:noProof/>
                <w:webHidden/>
              </w:rPr>
              <w:fldChar w:fldCharType="end"/>
            </w:r>
          </w:hyperlink>
        </w:p>
        <w:p w14:paraId="534576EB" w14:textId="77777777" w:rsidR="00D23F16" w:rsidRDefault="0074429D">
          <w:pPr>
            <w:pStyle w:val="TOC2"/>
            <w:tabs>
              <w:tab w:val="left" w:pos="880"/>
            </w:tabs>
            <w:rPr>
              <w:rFonts w:asciiTheme="minorHAnsi" w:hAnsiTheme="minorHAnsi"/>
              <w:noProof/>
              <w:szCs w:val="22"/>
            </w:rPr>
          </w:pPr>
          <w:hyperlink w:anchor="_Toc427312854" w:history="1">
            <w:r w:rsidR="00D23F16" w:rsidRPr="0036476B">
              <w:rPr>
                <w:rStyle w:val="Hyperlink"/>
                <w:noProof/>
              </w:rPr>
              <w:t>1.5</w:t>
            </w:r>
            <w:r w:rsidR="00D23F16">
              <w:rPr>
                <w:rFonts w:asciiTheme="minorHAnsi" w:hAnsiTheme="minorHAnsi"/>
                <w:noProof/>
                <w:szCs w:val="22"/>
              </w:rPr>
              <w:tab/>
            </w:r>
            <w:r w:rsidR="00D23F16" w:rsidRPr="0036476B">
              <w:rPr>
                <w:rStyle w:val="Hyperlink"/>
                <w:noProof/>
              </w:rPr>
              <w:t>Reference</w:t>
            </w:r>
            <w:r w:rsidR="00D23F16">
              <w:rPr>
                <w:noProof/>
                <w:webHidden/>
              </w:rPr>
              <w:tab/>
            </w:r>
            <w:r w:rsidR="00D23F16">
              <w:rPr>
                <w:noProof/>
                <w:webHidden/>
              </w:rPr>
              <w:fldChar w:fldCharType="begin"/>
            </w:r>
            <w:r w:rsidR="00D23F16">
              <w:rPr>
                <w:noProof/>
                <w:webHidden/>
              </w:rPr>
              <w:instrText xml:space="preserve"> PAGEREF _Toc427312854 \h </w:instrText>
            </w:r>
            <w:r w:rsidR="00D23F16">
              <w:rPr>
                <w:noProof/>
                <w:webHidden/>
              </w:rPr>
            </w:r>
            <w:r w:rsidR="00D23F16">
              <w:rPr>
                <w:noProof/>
                <w:webHidden/>
              </w:rPr>
              <w:fldChar w:fldCharType="separate"/>
            </w:r>
            <w:r w:rsidR="00D23F16">
              <w:rPr>
                <w:noProof/>
                <w:webHidden/>
              </w:rPr>
              <w:t>7</w:t>
            </w:r>
            <w:r w:rsidR="00D23F16">
              <w:rPr>
                <w:noProof/>
                <w:webHidden/>
              </w:rPr>
              <w:fldChar w:fldCharType="end"/>
            </w:r>
          </w:hyperlink>
        </w:p>
        <w:p w14:paraId="2AEFF176" w14:textId="77777777" w:rsidR="00D23F16" w:rsidRDefault="0074429D">
          <w:pPr>
            <w:pStyle w:val="TOC2"/>
            <w:tabs>
              <w:tab w:val="left" w:pos="880"/>
            </w:tabs>
            <w:rPr>
              <w:rFonts w:asciiTheme="minorHAnsi" w:hAnsiTheme="minorHAnsi"/>
              <w:noProof/>
              <w:szCs w:val="22"/>
            </w:rPr>
          </w:pPr>
          <w:hyperlink w:anchor="_Toc427312855" w:history="1">
            <w:r w:rsidR="00D23F16" w:rsidRPr="0036476B">
              <w:rPr>
                <w:rStyle w:val="Hyperlink"/>
                <w:noProof/>
              </w:rPr>
              <w:t>1.6</w:t>
            </w:r>
            <w:r w:rsidR="00D23F16">
              <w:rPr>
                <w:rFonts w:asciiTheme="minorHAnsi" w:hAnsiTheme="minorHAnsi"/>
                <w:noProof/>
                <w:szCs w:val="22"/>
              </w:rPr>
              <w:tab/>
            </w:r>
            <w:r w:rsidR="00D23F16" w:rsidRPr="0036476B">
              <w:rPr>
                <w:rStyle w:val="Hyperlink"/>
                <w:noProof/>
              </w:rPr>
              <w:t>Glossary</w:t>
            </w:r>
            <w:r w:rsidR="00D23F16">
              <w:rPr>
                <w:noProof/>
                <w:webHidden/>
              </w:rPr>
              <w:tab/>
            </w:r>
            <w:r w:rsidR="00D23F16">
              <w:rPr>
                <w:noProof/>
                <w:webHidden/>
              </w:rPr>
              <w:fldChar w:fldCharType="begin"/>
            </w:r>
            <w:r w:rsidR="00D23F16">
              <w:rPr>
                <w:noProof/>
                <w:webHidden/>
              </w:rPr>
              <w:instrText xml:space="preserve"> PAGEREF _Toc427312855 \h </w:instrText>
            </w:r>
            <w:r w:rsidR="00D23F16">
              <w:rPr>
                <w:noProof/>
                <w:webHidden/>
              </w:rPr>
            </w:r>
            <w:r w:rsidR="00D23F16">
              <w:rPr>
                <w:noProof/>
                <w:webHidden/>
              </w:rPr>
              <w:fldChar w:fldCharType="separate"/>
            </w:r>
            <w:r w:rsidR="00D23F16">
              <w:rPr>
                <w:noProof/>
                <w:webHidden/>
              </w:rPr>
              <w:t>7</w:t>
            </w:r>
            <w:r w:rsidR="00D23F16">
              <w:rPr>
                <w:noProof/>
                <w:webHidden/>
              </w:rPr>
              <w:fldChar w:fldCharType="end"/>
            </w:r>
          </w:hyperlink>
        </w:p>
        <w:p w14:paraId="520EF869" w14:textId="77777777" w:rsidR="00D23F16" w:rsidRDefault="0074429D">
          <w:pPr>
            <w:pStyle w:val="TOC1"/>
            <w:tabs>
              <w:tab w:val="left" w:pos="440"/>
              <w:tab w:val="right" w:leader="dot" w:pos="9350"/>
            </w:tabs>
            <w:rPr>
              <w:rFonts w:asciiTheme="minorHAnsi" w:hAnsiTheme="minorHAnsi"/>
              <w:noProof/>
              <w:szCs w:val="22"/>
            </w:rPr>
          </w:pPr>
          <w:hyperlink w:anchor="_Toc427312856" w:history="1">
            <w:r w:rsidR="00D23F16" w:rsidRPr="0036476B">
              <w:rPr>
                <w:rStyle w:val="Hyperlink"/>
                <w:noProof/>
              </w:rPr>
              <w:t>2</w:t>
            </w:r>
            <w:r w:rsidR="00D23F16">
              <w:rPr>
                <w:rFonts w:asciiTheme="minorHAnsi" w:hAnsiTheme="minorHAnsi"/>
                <w:noProof/>
                <w:szCs w:val="22"/>
              </w:rPr>
              <w:tab/>
            </w:r>
            <w:r w:rsidR="00D23F16" w:rsidRPr="0036476B">
              <w:rPr>
                <w:rStyle w:val="Hyperlink"/>
                <w:noProof/>
              </w:rPr>
              <w:t>General Functions</w:t>
            </w:r>
            <w:r w:rsidR="00D23F16">
              <w:rPr>
                <w:noProof/>
                <w:webHidden/>
              </w:rPr>
              <w:tab/>
            </w:r>
            <w:r w:rsidR="00D23F16">
              <w:rPr>
                <w:noProof/>
                <w:webHidden/>
              </w:rPr>
              <w:fldChar w:fldCharType="begin"/>
            </w:r>
            <w:r w:rsidR="00D23F16">
              <w:rPr>
                <w:noProof/>
                <w:webHidden/>
              </w:rPr>
              <w:instrText xml:space="preserve"> PAGEREF _Toc427312856 \h </w:instrText>
            </w:r>
            <w:r w:rsidR="00D23F16">
              <w:rPr>
                <w:noProof/>
                <w:webHidden/>
              </w:rPr>
            </w:r>
            <w:r w:rsidR="00D23F16">
              <w:rPr>
                <w:noProof/>
                <w:webHidden/>
              </w:rPr>
              <w:fldChar w:fldCharType="separate"/>
            </w:r>
            <w:r w:rsidR="00D23F16">
              <w:rPr>
                <w:noProof/>
                <w:webHidden/>
              </w:rPr>
              <w:t>7</w:t>
            </w:r>
            <w:r w:rsidR="00D23F16">
              <w:rPr>
                <w:noProof/>
                <w:webHidden/>
              </w:rPr>
              <w:fldChar w:fldCharType="end"/>
            </w:r>
          </w:hyperlink>
        </w:p>
        <w:p w14:paraId="235CA4FF" w14:textId="77777777" w:rsidR="00D23F16" w:rsidRDefault="0074429D">
          <w:pPr>
            <w:pStyle w:val="TOC2"/>
            <w:tabs>
              <w:tab w:val="left" w:pos="880"/>
            </w:tabs>
            <w:rPr>
              <w:rFonts w:asciiTheme="minorHAnsi" w:hAnsiTheme="minorHAnsi"/>
              <w:noProof/>
              <w:szCs w:val="22"/>
            </w:rPr>
          </w:pPr>
          <w:hyperlink w:anchor="_Toc427312857" w:history="1">
            <w:r w:rsidR="00D23F16" w:rsidRPr="0036476B">
              <w:rPr>
                <w:rStyle w:val="Hyperlink"/>
                <w:noProof/>
              </w:rPr>
              <w:t>2.1</w:t>
            </w:r>
            <w:r w:rsidR="00D23F16">
              <w:rPr>
                <w:rFonts w:asciiTheme="minorHAnsi" w:hAnsiTheme="minorHAnsi"/>
                <w:noProof/>
                <w:szCs w:val="22"/>
              </w:rPr>
              <w:tab/>
            </w:r>
            <w:r w:rsidR="00D23F16" w:rsidRPr="0036476B">
              <w:rPr>
                <w:rStyle w:val="Hyperlink"/>
                <w:noProof/>
              </w:rPr>
              <w:t>Compliance to Reference Documents</w:t>
            </w:r>
            <w:r w:rsidR="00D23F16">
              <w:rPr>
                <w:noProof/>
                <w:webHidden/>
              </w:rPr>
              <w:tab/>
            </w:r>
            <w:r w:rsidR="00D23F16">
              <w:rPr>
                <w:noProof/>
                <w:webHidden/>
              </w:rPr>
              <w:fldChar w:fldCharType="begin"/>
            </w:r>
            <w:r w:rsidR="00D23F16">
              <w:rPr>
                <w:noProof/>
                <w:webHidden/>
              </w:rPr>
              <w:instrText xml:space="preserve"> PAGEREF _Toc427312857 \h </w:instrText>
            </w:r>
            <w:r w:rsidR="00D23F16">
              <w:rPr>
                <w:noProof/>
                <w:webHidden/>
              </w:rPr>
            </w:r>
            <w:r w:rsidR="00D23F16">
              <w:rPr>
                <w:noProof/>
                <w:webHidden/>
              </w:rPr>
              <w:fldChar w:fldCharType="separate"/>
            </w:r>
            <w:r w:rsidR="00D23F16">
              <w:rPr>
                <w:noProof/>
                <w:webHidden/>
              </w:rPr>
              <w:t>7</w:t>
            </w:r>
            <w:r w:rsidR="00D23F16">
              <w:rPr>
                <w:noProof/>
                <w:webHidden/>
              </w:rPr>
              <w:fldChar w:fldCharType="end"/>
            </w:r>
          </w:hyperlink>
        </w:p>
        <w:p w14:paraId="34327DBD" w14:textId="77777777" w:rsidR="00D23F16" w:rsidRDefault="0074429D">
          <w:pPr>
            <w:pStyle w:val="TOC2"/>
            <w:tabs>
              <w:tab w:val="left" w:pos="880"/>
            </w:tabs>
            <w:rPr>
              <w:rFonts w:asciiTheme="minorHAnsi" w:hAnsiTheme="minorHAnsi"/>
              <w:noProof/>
              <w:szCs w:val="22"/>
            </w:rPr>
          </w:pPr>
          <w:hyperlink w:anchor="_Toc427312858" w:history="1">
            <w:r w:rsidR="00D23F16" w:rsidRPr="0036476B">
              <w:rPr>
                <w:rStyle w:val="Hyperlink"/>
                <w:noProof/>
              </w:rPr>
              <w:t>2.2</w:t>
            </w:r>
            <w:r w:rsidR="00D23F16">
              <w:rPr>
                <w:rFonts w:asciiTheme="minorHAnsi" w:hAnsiTheme="minorHAnsi"/>
                <w:noProof/>
                <w:szCs w:val="22"/>
              </w:rPr>
              <w:tab/>
            </w:r>
            <w:r w:rsidR="00D23F16" w:rsidRPr="0036476B">
              <w:rPr>
                <w:rStyle w:val="Hyperlink"/>
                <w:noProof/>
              </w:rPr>
              <w:t>Video Control Capability</w:t>
            </w:r>
            <w:r w:rsidR="00D23F16">
              <w:rPr>
                <w:noProof/>
                <w:webHidden/>
              </w:rPr>
              <w:tab/>
            </w:r>
            <w:r w:rsidR="00D23F16">
              <w:rPr>
                <w:noProof/>
                <w:webHidden/>
              </w:rPr>
              <w:fldChar w:fldCharType="begin"/>
            </w:r>
            <w:r w:rsidR="00D23F16">
              <w:rPr>
                <w:noProof/>
                <w:webHidden/>
              </w:rPr>
              <w:instrText xml:space="preserve"> PAGEREF _Toc427312858 \h </w:instrText>
            </w:r>
            <w:r w:rsidR="00D23F16">
              <w:rPr>
                <w:noProof/>
                <w:webHidden/>
              </w:rPr>
            </w:r>
            <w:r w:rsidR="00D23F16">
              <w:rPr>
                <w:noProof/>
                <w:webHidden/>
              </w:rPr>
              <w:fldChar w:fldCharType="separate"/>
            </w:r>
            <w:r w:rsidR="00D23F16">
              <w:rPr>
                <w:noProof/>
                <w:webHidden/>
              </w:rPr>
              <w:t>7</w:t>
            </w:r>
            <w:r w:rsidR="00D23F16">
              <w:rPr>
                <w:noProof/>
                <w:webHidden/>
              </w:rPr>
              <w:fldChar w:fldCharType="end"/>
            </w:r>
          </w:hyperlink>
        </w:p>
        <w:p w14:paraId="100E90DB" w14:textId="77777777" w:rsidR="00D23F16" w:rsidRDefault="0074429D">
          <w:pPr>
            <w:pStyle w:val="TOC3"/>
            <w:tabs>
              <w:tab w:val="left" w:pos="1320"/>
              <w:tab w:val="right" w:leader="dot" w:pos="9350"/>
            </w:tabs>
            <w:rPr>
              <w:rFonts w:asciiTheme="minorHAnsi" w:hAnsiTheme="minorHAnsi"/>
              <w:noProof/>
              <w:szCs w:val="22"/>
            </w:rPr>
          </w:pPr>
          <w:hyperlink w:anchor="_Toc427312859" w:history="1">
            <w:r w:rsidR="00D23F16" w:rsidRPr="0036476B">
              <w:rPr>
                <w:rStyle w:val="Hyperlink"/>
                <w:noProof/>
              </w:rPr>
              <w:t>2.2.1</w:t>
            </w:r>
            <w:r w:rsidR="00D23F16">
              <w:rPr>
                <w:rFonts w:asciiTheme="minorHAnsi" w:hAnsiTheme="minorHAnsi"/>
                <w:noProof/>
                <w:szCs w:val="22"/>
              </w:rPr>
              <w:tab/>
            </w:r>
            <w:r w:rsidR="00D23F16" w:rsidRPr="0036476B">
              <w:rPr>
                <w:rStyle w:val="Hyperlink"/>
                <w:noProof/>
              </w:rPr>
              <w:t>Application Termination</w:t>
            </w:r>
            <w:r w:rsidR="00D23F16">
              <w:rPr>
                <w:noProof/>
                <w:webHidden/>
              </w:rPr>
              <w:tab/>
            </w:r>
            <w:r w:rsidR="00D23F16">
              <w:rPr>
                <w:noProof/>
                <w:webHidden/>
              </w:rPr>
              <w:fldChar w:fldCharType="begin"/>
            </w:r>
            <w:r w:rsidR="00D23F16">
              <w:rPr>
                <w:noProof/>
                <w:webHidden/>
              </w:rPr>
              <w:instrText xml:space="preserve"> PAGEREF _Toc427312859 \h </w:instrText>
            </w:r>
            <w:r w:rsidR="00D23F16">
              <w:rPr>
                <w:noProof/>
                <w:webHidden/>
              </w:rPr>
            </w:r>
            <w:r w:rsidR="00D23F16">
              <w:rPr>
                <w:noProof/>
                <w:webHidden/>
              </w:rPr>
              <w:fldChar w:fldCharType="separate"/>
            </w:r>
            <w:r w:rsidR="00D23F16">
              <w:rPr>
                <w:noProof/>
                <w:webHidden/>
              </w:rPr>
              <w:t>8</w:t>
            </w:r>
            <w:r w:rsidR="00D23F16">
              <w:rPr>
                <w:noProof/>
                <w:webHidden/>
              </w:rPr>
              <w:fldChar w:fldCharType="end"/>
            </w:r>
          </w:hyperlink>
        </w:p>
        <w:p w14:paraId="19D7E931" w14:textId="77777777" w:rsidR="00D23F16" w:rsidRDefault="0074429D">
          <w:pPr>
            <w:pStyle w:val="TOC3"/>
            <w:tabs>
              <w:tab w:val="left" w:pos="1320"/>
              <w:tab w:val="right" w:leader="dot" w:pos="9350"/>
            </w:tabs>
            <w:rPr>
              <w:rFonts w:asciiTheme="minorHAnsi" w:hAnsiTheme="minorHAnsi"/>
              <w:noProof/>
              <w:szCs w:val="22"/>
            </w:rPr>
          </w:pPr>
          <w:hyperlink w:anchor="_Toc427312860" w:history="1">
            <w:r w:rsidR="00D23F16" w:rsidRPr="0036476B">
              <w:rPr>
                <w:rStyle w:val="Hyperlink"/>
                <w:noProof/>
              </w:rPr>
              <w:t>2.2.2</w:t>
            </w:r>
            <w:r w:rsidR="00D23F16">
              <w:rPr>
                <w:rFonts w:asciiTheme="minorHAnsi" w:hAnsiTheme="minorHAnsi"/>
                <w:noProof/>
                <w:szCs w:val="22"/>
              </w:rPr>
              <w:tab/>
            </w:r>
            <w:r w:rsidR="00D23F16" w:rsidRPr="0036476B">
              <w:rPr>
                <w:rStyle w:val="Hyperlink"/>
                <w:noProof/>
              </w:rPr>
              <w:t>Video Status Exchange</w:t>
            </w:r>
            <w:r w:rsidR="00D23F16">
              <w:rPr>
                <w:noProof/>
                <w:webHidden/>
              </w:rPr>
              <w:tab/>
            </w:r>
            <w:r w:rsidR="00D23F16">
              <w:rPr>
                <w:noProof/>
                <w:webHidden/>
              </w:rPr>
              <w:fldChar w:fldCharType="begin"/>
            </w:r>
            <w:r w:rsidR="00D23F16">
              <w:rPr>
                <w:noProof/>
                <w:webHidden/>
              </w:rPr>
              <w:instrText xml:space="preserve"> PAGEREF _Toc427312860 \h </w:instrText>
            </w:r>
            <w:r w:rsidR="00D23F16">
              <w:rPr>
                <w:noProof/>
                <w:webHidden/>
              </w:rPr>
            </w:r>
            <w:r w:rsidR="00D23F16">
              <w:rPr>
                <w:noProof/>
                <w:webHidden/>
              </w:rPr>
              <w:fldChar w:fldCharType="separate"/>
            </w:r>
            <w:r w:rsidR="00D23F16">
              <w:rPr>
                <w:noProof/>
                <w:webHidden/>
              </w:rPr>
              <w:t>8</w:t>
            </w:r>
            <w:r w:rsidR="00D23F16">
              <w:rPr>
                <w:noProof/>
                <w:webHidden/>
              </w:rPr>
              <w:fldChar w:fldCharType="end"/>
            </w:r>
          </w:hyperlink>
        </w:p>
        <w:p w14:paraId="0B19C928" w14:textId="77777777" w:rsidR="00D23F16" w:rsidRDefault="0074429D">
          <w:pPr>
            <w:pStyle w:val="TOC3"/>
            <w:tabs>
              <w:tab w:val="left" w:pos="1320"/>
              <w:tab w:val="right" w:leader="dot" w:pos="9350"/>
            </w:tabs>
            <w:rPr>
              <w:rFonts w:asciiTheme="minorHAnsi" w:hAnsiTheme="minorHAnsi"/>
              <w:noProof/>
              <w:szCs w:val="22"/>
            </w:rPr>
          </w:pPr>
          <w:hyperlink w:anchor="_Toc427312861" w:history="1">
            <w:r w:rsidR="00D23F16" w:rsidRPr="0036476B">
              <w:rPr>
                <w:rStyle w:val="Hyperlink"/>
                <w:strike/>
                <w:noProof/>
              </w:rPr>
              <w:t>2.2.3</w:t>
            </w:r>
            <w:r w:rsidR="00D23F16">
              <w:rPr>
                <w:rFonts w:asciiTheme="minorHAnsi" w:hAnsiTheme="minorHAnsi"/>
                <w:noProof/>
                <w:szCs w:val="22"/>
              </w:rPr>
              <w:tab/>
            </w:r>
            <w:r w:rsidR="00D23F16" w:rsidRPr="0036476B">
              <w:rPr>
                <w:rStyle w:val="Hyperlink"/>
                <w:strike/>
                <w:noProof/>
              </w:rPr>
              <w:t>DVR Search</w:t>
            </w:r>
            <w:r w:rsidR="00D23F16">
              <w:rPr>
                <w:noProof/>
                <w:webHidden/>
              </w:rPr>
              <w:tab/>
            </w:r>
            <w:r w:rsidR="00D23F16">
              <w:rPr>
                <w:noProof/>
                <w:webHidden/>
              </w:rPr>
              <w:fldChar w:fldCharType="begin"/>
            </w:r>
            <w:r w:rsidR="00D23F16">
              <w:rPr>
                <w:noProof/>
                <w:webHidden/>
              </w:rPr>
              <w:instrText xml:space="preserve"> PAGEREF _Toc427312861 \h </w:instrText>
            </w:r>
            <w:r w:rsidR="00D23F16">
              <w:rPr>
                <w:noProof/>
                <w:webHidden/>
              </w:rPr>
            </w:r>
            <w:r w:rsidR="00D23F16">
              <w:rPr>
                <w:noProof/>
                <w:webHidden/>
              </w:rPr>
              <w:fldChar w:fldCharType="separate"/>
            </w:r>
            <w:r w:rsidR="00D23F16">
              <w:rPr>
                <w:noProof/>
                <w:webHidden/>
              </w:rPr>
              <w:t>10</w:t>
            </w:r>
            <w:r w:rsidR="00D23F16">
              <w:rPr>
                <w:noProof/>
                <w:webHidden/>
              </w:rPr>
              <w:fldChar w:fldCharType="end"/>
            </w:r>
          </w:hyperlink>
        </w:p>
        <w:p w14:paraId="7746BA87" w14:textId="77777777" w:rsidR="00D23F16" w:rsidRDefault="0074429D">
          <w:pPr>
            <w:pStyle w:val="TOC3"/>
            <w:tabs>
              <w:tab w:val="left" w:pos="1320"/>
              <w:tab w:val="right" w:leader="dot" w:pos="9350"/>
            </w:tabs>
            <w:rPr>
              <w:rFonts w:asciiTheme="minorHAnsi" w:hAnsiTheme="minorHAnsi"/>
              <w:noProof/>
              <w:szCs w:val="22"/>
            </w:rPr>
          </w:pPr>
          <w:hyperlink w:anchor="_Toc427312862" w:history="1">
            <w:r w:rsidR="00D23F16" w:rsidRPr="0036476B">
              <w:rPr>
                <w:rStyle w:val="Hyperlink"/>
                <w:strike/>
                <w:noProof/>
              </w:rPr>
              <w:t>2.2.4</w:t>
            </w:r>
            <w:r w:rsidR="00D23F16">
              <w:rPr>
                <w:rFonts w:asciiTheme="minorHAnsi" w:hAnsiTheme="minorHAnsi"/>
                <w:noProof/>
                <w:szCs w:val="22"/>
              </w:rPr>
              <w:tab/>
            </w:r>
            <w:r w:rsidR="00D23F16" w:rsidRPr="0036476B">
              <w:rPr>
                <w:rStyle w:val="Hyperlink"/>
                <w:strike/>
                <w:noProof/>
              </w:rPr>
              <w:t>Live TV Support</w:t>
            </w:r>
            <w:r w:rsidR="00D23F16">
              <w:rPr>
                <w:noProof/>
                <w:webHidden/>
              </w:rPr>
              <w:tab/>
            </w:r>
            <w:r w:rsidR="00D23F16">
              <w:rPr>
                <w:noProof/>
                <w:webHidden/>
              </w:rPr>
              <w:fldChar w:fldCharType="begin"/>
            </w:r>
            <w:r w:rsidR="00D23F16">
              <w:rPr>
                <w:noProof/>
                <w:webHidden/>
              </w:rPr>
              <w:instrText xml:space="preserve"> PAGEREF _Toc427312862 \h </w:instrText>
            </w:r>
            <w:r w:rsidR="00D23F16">
              <w:rPr>
                <w:noProof/>
                <w:webHidden/>
              </w:rPr>
            </w:r>
            <w:r w:rsidR="00D23F16">
              <w:rPr>
                <w:noProof/>
                <w:webHidden/>
              </w:rPr>
              <w:fldChar w:fldCharType="separate"/>
            </w:r>
            <w:r w:rsidR="00D23F16">
              <w:rPr>
                <w:noProof/>
                <w:webHidden/>
              </w:rPr>
              <w:t>10</w:t>
            </w:r>
            <w:r w:rsidR="00D23F16">
              <w:rPr>
                <w:noProof/>
                <w:webHidden/>
              </w:rPr>
              <w:fldChar w:fldCharType="end"/>
            </w:r>
          </w:hyperlink>
        </w:p>
        <w:p w14:paraId="6F6EB351" w14:textId="77777777" w:rsidR="00D23F16" w:rsidRDefault="0074429D">
          <w:pPr>
            <w:pStyle w:val="TOC3"/>
            <w:tabs>
              <w:tab w:val="left" w:pos="1320"/>
              <w:tab w:val="right" w:leader="dot" w:pos="9350"/>
            </w:tabs>
            <w:rPr>
              <w:rFonts w:asciiTheme="minorHAnsi" w:hAnsiTheme="minorHAnsi"/>
              <w:noProof/>
              <w:szCs w:val="22"/>
            </w:rPr>
          </w:pPr>
          <w:hyperlink w:anchor="_Toc427312863" w:history="1">
            <w:r w:rsidR="00D23F16" w:rsidRPr="0036476B">
              <w:rPr>
                <w:rStyle w:val="Hyperlink"/>
                <w:noProof/>
              </w:rPr>
              <w:t>2.2.5</w:t>
            </w:r>
            <w:r w:rsidR="00D23F16">
              <w:rPr>
                <w:rFonts w:asciiTheme="minorHAnsi" w:hAnsiTheme="minorHAnsi"/>
                <w:noProof/>
                <w:szCs w:val="22"/>
              </w:rPr>
              <w:tab/>
            </w:r>
            <w:r w:rsidR="00D23F16" w:rsidRPr="0036476B">
              <w:rPr>
                <w:rStyle w:val="Hyperlink"/>
                <w:noProof/>
              </w:rPr>
              <w:t>Trickplay</w:t>
            </w:r>
            <w:r w:rsidR="00D23F16">
              <w:rPr>
                <w:noProof/>
                <w:webHidden/>
              </w:rPr>
              <w:tab/>
            </w:r>
            <w:r w:rsidR="00D23F16">
              <w:rPr>
                <w:noProof/>
                <w:webHidden/>
              </w:rPr>
              <w:fldChar w:fldCharType="begin"/>
            </w:r>
            <w:r w:rsidR="00D23F16">
              <w:rPr>
                <w:noProof/>
                <w:webHidden/>
              </w:rPr>
              <w:instrText xml:space="preserve"> PAGEREF _Toc427312863 \h </w:instrText>
            </w:r>
            <w:r w:rsidR="00D23F16">
              <w:rPr>
                <w:noProof/>
                <w:webHidden/>
              </w:rPr>
            </w:r>
            <w:r w:rsidR="00D23F16">
              <w:rPr>
                <w:noProof/>
                <w:webHidden/>
              </w:rPr>
              <w:fldChar w:fldCharType="separate"/>
            </w:r>
            <w:r w:rsidR="00D23F16">
              <w:rPr>
                <w:noProof/>
                <w:webHidden/>
              </w:rPr>
              <w:t>10</w:t>
            </w:r>
            <w:r w:rsidR="00D23F16">
              <w:rPr>
                <w:noProof/>
                <w:webHidden/>
              </w:rPr>
              <w:fldChar w:fldCharType="end"/>
            </w:r>
          </w:hyperlink>
        </w:p>
        <w:p w14:paraId="04E22862" w14:textId="77777777" w:rsidR="00D23F16" w:rsidRDefault="0074429D">
          <w:pPr>
            <w:pStyle w:val="TOC3"/>
            <w:tabs>
              <w:tab w:val="left" w:pos="1320"/>
              <w:tab w:val="right" w:leader="dot" w:pos="9350"/>
            </w:tabs>
            <w:rPr>
              <w:rFonts w:asciiTheme="minorHAnsi" w:hAnsiTheme="minorHAnsi"/>
              <w:noProof/>
              <w:szCs w:val="22"/>
            </w:rPr>
          </w:pPr>
          <w:hyperlink w:anchor="_Toc427312864" w:history="1">
            <w:r w:rsidR="00D23F16" w:rsidRPr="0036476B">
              <w:rPr>
                <w:rStyle w:val="Hyperlink"/>
                <w:noProof/>
              </w:rPr>
              <w:t>2.2.6</w:t>
            </w:r>
            <w:r w:rsidR="00D23F16">
              <w:rPr>
                <w:rFonts w:asciiTheme="minorHAnsi" w:hAnsiTheme="minorHAnsi"/>
                <w:noProof/>
                <w:szCs w:val="22"/>
              </w:rPr>
              <w:tab/>
            </w:r>
            <w:r w:rsidR="00D23F16" w:rsidRPr="0036476B">
              <w:rPr>
                <w:rStyle w:val="Hyperlink"/>
                <w:noProof/>
              </w:rPr>
              <w:t>VOD and C3 Control</w:t>
            </w:r>
            <w:r w:rsidR="00D23F16">
              <w:rPr>
                <w:noProof/>
                <w:webHidden/>
              </w:rPr>
              <w:tab/>
            </w:r>
            <w:r w:rsidR="00D23F16">
              <w:rPr>
                <w:noProof/>
                <w:webHidden/>
              </w:rPr>
              <w:fldChar w:fldCharType="begin"/>
            </w:r>
            <w:r w:rsidR="00D23F16">
              <w:rPr>
                <w:noProof/>
                <w:webHidden/>
              </w:rPr>
              <w:instrText xml:space="preserve"> PAGEREF _Toc427312864 \h </w:instrText>
            </w:r>
            <w:r w:rsidR="00D23F16">
              <w:rPr>
                <w:noProof/>
                <w:webHidden/>
              </w:rPr>
            </w:r>
            <w:r w:rsidR="00D23F16">
              <w:rPr>
                <w:noProof/>
                <w:webHidden/>
              </w:rPr>
              <w:fldChar w:fldCharType="separate"/>
            </w:r>
            <w:r w:rsidR="00D23F16">
              <w:rPr>
                <w:noProof/>
                <w:webHidden/>
              </w:rPr>
              <w:t>11</w:t>
            </w:r>
            <w:r w:rsidR="00D23F16">
              <w:rPr>
                <w:noProof/>
                <w:webHidden/>
              </w:rPr>
              <w:fldChar w:fldCharType="end"/>
            </w:r>
          </w:hyperlink>
        </w:p>
        <w:p w14:paraId="7333F81D" w14:textId="77777777" w:rsidR="00D23F16" w:rsidRDefault="0074429D">
          <w:pPr>
            <w:pStyle w:val="TOC3"/>
            <w:tabs>
              <w:tab w:val="left" w:pos="1320"/>
              <w:tab w:val="right" w:leader="dot" w:pos="9350"/>
            </w:tabs>
            <w:rPr>
              <w:rFonts w:asciiTheme="minorHAnsi" w:hAnsiTheme="minorHAnsi"/>
              <w:noProof/>
              <w:szCs w:val="22"/>
            </w:rPr>
          </w:pPr>
          <w:hyperlink w:anchor="_Toc427312865" w:history="1">
            <w:r w:rsidR="00D23F16" w:rsidRPr="0036476B">
              <w:rPr>
                <w:rStyle w:val="Hyperlink"/>
                <w:noProof/>
              </w:rPr>
              <w:t>2.2.7</w:t>
            </w:r>
            <w:r w:rsidR="00D23F16">
              <w:rPr>
                <w:rFonts w:asciiTheme="minorHAnsi" w:hAnsiTheme="minorHAnsi"/>
                <w:noProof/>
                <w:szCs w:val="22"/>
              </w:rPr>
              <w:tab/>
            </w:r>
            <w:r w:rsidR="00D23F16" w:rsidRPr="0036476B">
              <w:rPr>
                <w:rStyle w:val="Hyperlink"/>
                <w:noProof/>
              </w:rPr>
              <w:t>Application Control Functionality</w:t>
            </w:r>
            <w:r w:rsidR="00D23F16">
              <w:rPr>
                <w:noProof/>
                <w:webHidden/>
              </w:rPr>
              <w:tab/>
            </w:r>
            <w:r w:rsidR="00D23F16">
              <w:rPr>
                <w:noProof/>
                <w:webHidden/>
              </w:rPr>
              <w:fldChar w:fldCharType="begin"/>
            </w:r>
            <w:r w:rsidR="00D23F16">
              <w:rPr>
                <w:noProof/>
                <w:webHidden/>
              </w:rPr>
              <w:instrText xml:space="preserve"> PAGEREF _Toc427312865 \h </w:instrText>
            </w:r>
            <w:r w:rsidR="00D23F16">
              <w:rPr>
                <w:noProof/>
                <w:webHidden/>
              </w:rPr>
            </w:r>
            <w:r w:rsidR="00D23F16">
              <w:rPr>
                <w:noProof/>
                <w:webHidden/>
              </w:rPr>
              <w:fldChar w:fldCharType="separate"/>
            </w:r>
            <w:r w:rsidR="00D23F16">
              <w:rPr>
                <w:noProof/>
                <w:webHidden/>
              </w:rPr>
              <w:t>12</w:t>
            </w:r>
            <w:r w:rsidR="00D23F16">
              <w:rPr>
                <w:noProof/>
                <w:webHidden/>
              </w:rPr>
              <w:fldChar w:fldCharType="end"/>
            </w:r>
          </w:hyperlink>
        </w:p>
        <w:p w14:paraId="2BC25970" w14:textId="77777777" w:rsidR="00D23F16" w:rsidRDefault="0074429D">
          <w:pPr>
            <w:pStyle w:val="TOC2"/>
            <w:tabs>
              <w:tab w:val="left" w:pos="880"/>
            </w:tabs>
            <w:rPr>
              <w:rFonts w:asciiTheme="minorHAnsi" w:hAnsiTheme="minorHAnsi"/>
              <w:noProof/>
              <w:szCs w:val="22"/>
            </w:rPr>
          </w:pPr>
          <w:hyperlink w:anchor="_Toc427312866" w:history="1">
            <w:r w:rsidR="00D23F16" w:rsidRPr="0036476B">
              <w:rPr>
                <w:rStyle w:val="Hyperlink"/>
                <w:noProof/>
              </w:rPr>
              <w:t>2.3</w:t>
            </w:r>
            <w:r w:rsidR="00D23F16">
              <w:rPr>
                <w:rFonts w:asciiTheme="minorHAnsi" w:hAnsiTheme="minorHAnsi"/>
                <w:noProof/>
                <w:szCs w:val="22"/>
              </w:rPr>
              <w:tab/>
            </w:r>
            <w:r w:rsidR="00D23F16" w:rsidRPr="0036476B">
              <w:rPr>
                <w:rStyle w:val="Hyperlink"/>
                <w:noProof/>
              </w:rPr>
              <w:t>On-Screen Displays</w:t>
            </w:r>
            <w:r w:rsidR="00D23F16">
              <w:rPr>
                <w:noProof/>
                <w:webHidden/>
              </w:rPr>
              <w:tab/>
            </w:r>
            <w:r w:rsidR="00D23F16">
              <w:rPr>
                <w:noProof/>
                <w:webHidden/>
              </w:rPr>
              <w:fldChar w:fldCharType="begin"/>
            </w:r>
            <w:r w:rsidR="00D23F16">
              <w:rPr>
                <w:noProof/>
                <w:webHidden/>
              </w:rPr>
              <w:instrText xml:space="preserve"> PAGEREF _Toc427312866 \h </w:instrText>
            </w:r>
            <w:r w:rsidR="00D23F16">
              <w:rPr>
                <w:noProof/>
                <w:webHidden/>
              </w:rPr>
            </w:r>
            <w:r w:rsidR="00D23F16">
              <w:rPr>
                <w:noProof/>
                <w:webHidden/>
              </w:rPr>
              <w:fldChar w:fldCharType="separate"/>
            </w:r>
            <w:r w:rsidR="00D23F16">
              <w:rPr>
                <w:noProof/>
                <w:webHidden/>
              </w:rPr>
              <w:t>13</w:t>
            </w:r>
            <w:r w:rsidR="00D23F16">
              <w:rPr>
                <w:noProof/>
                <w:webHidden/>
              </w:rPr>
              <w:fldChar w:fldCharType="end"/>
            </w:r>
          </w:hyperlink>
        </w:p>
        <w:p w14:paraId="59EDDC8D" w14:textId="77777777" w:rsidR="00D23F16" w:rsidRDefault="0074429D">
          <w:pPr>
            <w:pStyle w:val="TOC2"/>
            <w:tabs>
              <w:tab w:val="left" w:pos="880"/>
            </w:tabs>
            <w:rPr>
              <w:rFonts w:asciiTheme="minorHAnsi" w:hAnsiTheme="minorHAnsi"/>
              <w:noProof/>
              <w:szCs w:val="22"/>
            </w:rPr>
          </w:pPr>
          <w:hyperlink w:anchor="_Toc427312867" w:history="1">
            <w:r w:rsidR="00D23F16" w:rsidRPr="0036476B">
              <w:rPr>
                <w:rStyle w:val="Hyperlink"/>
                <w:noProof/>
              </w:rPr>
              <w:t>2.4</w:t>
            </w:r>
            <w:r w:rsidR="00D23F16">
              <w:rPr>
                <w:rFonts w:asciiTheme="minorHAnsi" w:hAnsiTheme="minorHAnsi"/>
                <w:noProof/>
                <w:szCs w:val="22"/>
              </w:rPr>
              <w:tab/>
            </w:r>
            <w:r w:rsidR="00D23F16" w:rsidRPr="0036476B">
              <w:rPr>
                <w:rStyle w:val="Hyperlink"/>
                <w:noProof/>
              </w:rPr>
              <w:t>Video Control Commands</w:t>
            </w:r>
            <w:r w:rsidR="00D23F16">
              <w:rPr>
                <w:noProof/>
                <w:webHidden/>
              </w:rPr>
              <w:tab/>
            </w:r>
            <w:r w:rsidR="00D23F16">
              <w:rPr>
                <w:noProof/>
                <w:webHidden/>
              </w:rPr>
              <w:fldChar w:fldCharType="begin"/>
            </w:r>
            <w:r w:rsidR="00D23F16">
              <w:rPr>
                <w:noProof/>
                <w:webHidden/>
              </w:rPr>
              <w:instrText xml:space="preserve"> PAGEREF _Toc427312867 \h </w:instrText>
            </w:r>
            <w:r w:rsidR="00D23F16">
              <w:rPr>
                <w:noProof/>
                <w:webHidden/>
              </w:rPr>
            </w:r>
            <w:r w:rsidR="00D23F16">
              <w:rPr>
                <w:noProof/>
                <w:webHidden/>
              </w:rPr>
              <w:fldChar w:fldCharType="separate"/>
            </w:r>
            <w:r w:rsidR="00D23F16">
              <w:rPr>
                <w:noProof/>
                <w:webHidden/>
              </w:rPr>
              <w:t>13</w:t>
            </w:r>
            <w:r w:rsidR="00D23F16">
              <w:rPr>
                <w:noProof/>
                <w:webHidden/>
              </w:rPr>
              <w:fldChar w:fldCharType="end"/>
            </w:r>
          </w:hyperlink>
        </w:p>
        <w:p w14:paraId="1532F646" w14:textId="77777777" w:rsidR="00D23F16" w:rsidRDefault="0074429D">
          <w:pPr>
            <w:pStyle w:val="TOC1"/>
            <w:tabs>
              <w:tab w:val="left" w:pos="440"/>
              <w:tab w:val="right" w:leader="dot" w:pos="9350"/>
            </w:tabs>
            <w:rPr>
              <w:rFonts w:asciiTheme="minorHAnsi" w:hAnsiTheme="minorHAnsi"/>
              <w:noProof/>
              <w:szCs w:val="22"/>
            </w:rPr>
          </w:pPr>
          <w:hyperlink w:anchor="_Toc427312868" w:history="1">
            <w:r w:rsidR="00D23F16" w:rsidRPr="0036476B">
              <w:rPr>
                <w:rStyle w:val="Hyperlink"/>
                <w:noProof/>
              </w:rPr>
              <w:t>3</w:t>
            </w:r>
            <w:r w:rsidR="00D23F16">
              <w:rPr>
                <w:rFonts w:asciiTheme="minorHAnsi" w:hAnsiTheme="minorHAnsi"/>
                <w:noProof/>
                <w:szCs w:val="22"/>
              </w:rPr>
              <w:tab/>
            </w:r>
            <w:r w:rsidR="00D23F16" w:rsidRPr="0036476B">
              <w:rPr>
                <w:rStyle w:val="Hyperlink"/>
                <w:noProof/>
              </w:rPr>
              <w:t>Traceability Matrix</w:t>
            </w:r>
            <w:r w:rsidR="00D23F16">
              <w:rPr>
                <w:noProof/>
                <w:webHidden/>
              </w:rPr>
              <w:tab/>
            </w:r>
            <w:r w:rsidR="00D23F16">
              <w:rPr>
                <w:noProof/>
                <w:webHidden/>
              </w:rPr>
              <w:fldChar w:fldCharType="begin"/>
            </w:r>
            <w:r w:rsidR="00D23F16">
              <w:rPr>
                <w:noProof/>
                <w:webHidden/>
              </w:rPr>
              <w:instrText xml:space="preserve"> PAGEREF _Toc427312868 \h </w:instrText>
            </w:r>
            <w:r w:rsidR="00D23F16">
              <w:rPr>
                <w:noProof/>
                <w:webHidden/>
              </w:rPr>
            </w:r>
            <w:r w:rsidR="00D23F16">
              <w:rPr>
                <w:noProof/>
                <w:webHidden/>
              </w:rPr>
              <w:fldChar w:fldCharType="separate"/>
            </w:r>
            <w:r w:rsidR="00D23F16">
              <w:rPr>
                <w:noProof/>
                <w:webHidden/>
              </w:rPr>
              <w:t>15</w:t>
            </w:r>
            <w:r w:rsidR="00D23F16">
              <w:rPr>
                <w:noProof/>
                <w:webHidden/>
              </w:rPr>
              <w:fldChar w:fldCharType="end"/>
            </w:r>
          </w:hyperlink>
        </w:p>
        <w:p w14:paraId="5F1EA83B" w14:textId="77777777" w:rsidR="008E3CCC" w:rsidRDefault="008E3CCC">
          <w:r>
            <w:rPr>
              <w:b/>
              <w:bCs/>
              <w:noProof/>
            </w:rPr>
            <w:fldChar w:fldCharType="end"/>
          </w:r>
        </w:p>
      </w:sdtContent>
    </w:sdt>
    <w:p w14:paraId="3628C03E" w14:textId="77777777" w:rsidR="00830444" w:rsidRDefault="003D3B3B" w:rsidP="003D3B3B">
      <w:pPr>
        <w:pStyle w:val="TableofContents"/>
      </w:pPr>
      <w:r>
        <w:lastRenderedPageBreak/>
        <w:t>Table of Figures</w:t>
      </w:r>
    </w:p>
    <w:p w14:paraId="5463D813" w14:textId="77777777" w:rsidR="005E1E2D" w:rsidRDefault="00830444">
      <w:pPr>
        <w:pStyle w:val="TableofFigures"/>
        <w:tabs>
          <w:tab w:val="right" w:leader="dot" w:pos="9350"/>
        </w:tabs>
        <w:rPr>
          <w:rFonts w:asciiTheme="minorHAnsi" w:hAnsiTheme="minorHAnsi"/>
          <w:noProof/>
          <w:szCs w:val="22"/>
        </w:rPr>
      </w:pPr>
      <w:r>
        <w:fldChar w:fldCharType="begin"/>
      </w:r>
      <w:r>
        <w:instrText xml:space="preserve"> TOC \h \z \c "Figure" </w:instrText>
      </w:r>
      <w:r>
        <w:fldChar w:fldCharType="separate"/>
      </w:r>
      <w:hyperlink w:anchor="_Toc413854554" w:history="1">
        <w:r w:rsidR="005E1E2D" w:rsidRPr="00024B5B">
          <w:rPr>
            <w:rStyle w:val="Hyperlink"/>
            <w:noProof/>
          </w:rPr>
          <w:t>Figure 1: Caption Sample</w:t>
        </w:r>
        <w:r w:rsidR="005E1E2D">
          <w:rPr>
            <w:noProof/>
            <w:webHidden/>
          </w:rPr>
          <w:tab/>
        </w:r>
        <w:r w:rsidR="005E1E2D">
          <w:rPr>
            <w:noProof/>
            <w:webHidden/>
          </w:rPr>
          <w:fldChar w:fldCharType="begin"/>
        </w:r>
        <w:r w:rsidR="005E1E2D">
          <w:rPr>
            <w:noProof/>
            <w:webHidden/>
          </w:rPr>
          <w:instrText xml:space="preserve"> PAGEREF _Toc413854554 \h </w:instrText>
        </w:r>
        <w:r w:rsidR="005E1E2D">
          <w:rPr>
            <w:noProof/>
            <w:webHidden/>
          </w:rPr>
        </w:r>
        <w:r w:rsidR="005E1E2D">
          <w:rPr>
            <w:noProof/>
            <w:webHidden/>
          </w:rPr>
          <w:fldChar w:fldCharType="separate"/>
        </w:r>
        <w:r w:rsidR="00DE1B7A">
          <w:rPr>
            <w:noProof/>
            <w:webHidden/>
          </w:rPr>
          <w:t>6</w:t>
        </w:r>
        <w:r w:rsidR="005E1E2D">
          <w:rPr>
            <w:noProof/>
            <w:webHidden/>
          </w:rPr>
          <w:fldChar w:fldCharType="end"/>
        </w:r>
      </w:hyperlink>
    </w:p>
    <w:p w14:paraId="15652AAB" w14:textId="77777777" w:rsidR="005E1E2D" w:rsidRDefault="0074429D">
      <w:pPr>
        <w:pStyle w:val="TableofFigures"/>
        <w:tabs>
          <w:tab w:val="right" w:leader="dot" w:pos="9350"/>
        </w:tabs>
        <w:rPr>
          <w:rFonts w:asciiTheme="minorHAnsi" w:hAnsiTheme="minorHAnsi"/>
          <w:noProof/>
          <w:szCs w:val="22"/>
        </w:rPr>
      </w:pPr>
      <w:hyperlink w:anchor="_Toc413854555" w:history="1">
        <w:r w:rsidR="005E1E2D" w:rsidRPr="00024B5B">
          <w:rPr>
            <w:rStyle w:val="Hyperlink"/>
            <w:noProof/>
          </w:rPr>
          <w:t>Figure 2: Animal Tuners</w:t>
        </w:r>
        <w:r w:rsidR="005E1E2D">
          <w:rPr>
            <w:noProof/>
            <w:webHidden/>
          </w:rPr>
          <w:tab/>
        </w:r>
        <w:r w:rsidR="005E1E2D">
          <w:rPr>
            <w:noProof/>
            <w:webHidden/>
          </w:rPr>
          <w:fldChar w:fldCharType="begin"/>
        </w:r>
        <w:r w:rsidR="005E1E2D">
          <w:rPr>
            <w:noProof/>
            <w:webHidden/>
          </w:rPr>
          <w:instrText xml:space="preserve"> PAGEREF _Toc413854555 \h </w:instrText>
        </w:r>
        <w:r w:rsidR="005E1E2D">
          <w:rPr>
            <w:noProof/>
            <w:webHidden/>
          </w:rPr>
        </w:r>
        <w:r w:rsidR="005E1E2D">
          <w:rPr>
            <w:noProof/>
            <w:webHidden/>
          </w:rPr>
          <w:fldChar w:fldCharType="separate"/>
        </w:r>
        <w:r w:rsidR="00DE1B7A">
          <w:rPr>
            <w:noProof/>
            <w:webHidden/>
          </w:rPr>
          <w:t>6</w:t>
        </w:r>
        <w:r w:rsidR="005E1E2D">
          <w:rPr>
            <w:noProof/>
            <w:webHidden/>
          </w:rPr>
          <w:fldChar w:fldCharType="end"/>
        </w:r>
      </w:hyperlink>
    </w:p>
    <w:p w14:paraId="6522ACD3" w14:textId="77777777" w:rsidR="008E3CCC" w:rsidRDefault="00830444" w:rsidP="00830444">
      <w:pPr>
        <w:rPr>
          <w:spacing w:val="15"/>
          <w:sz w:val="40"/>
          <w:szCs w:val="22"/>
        </w:rPr>
      </w:pPr>
      <w:r>
        <w:fldChar w:fldCharType="end"/>
      </w:r>
      <w:r w:rsidR="008E3CCC">
        <w:br w:type="page"/>
      </w:r>
    </w:p>
    <w:p w14:paraId="7E4CF829" w14:textId="77777777" w:rsidR="009F2BF2" w:rsidRDefault="00157F1C" w:rsidP="008A16B0">
      <w:pPr>
        <w:pStyle w:val="Heading1"/>
      </w:pPr>
      <w:bookmarkStart w:id="10" w:name="_Toc427312849"/>
      <w:r>
        <w:lastRenderedPageBreak/>
        <w:t>Introduction</w:t>
      </w:r>
      <w:bookmarkEnd w:id="10"/>
    </w:p>
    <w:p w14:paraId="69D9311B" w14:textId="77777777" w:rsidR="00157F1C" w:rsidRDefault="00157F1C" w:rsidP="003D3B3B">
      <w:pPr>
        <w:pStyle w:val="Heading2"/>
      </w:pPr>
      <w:bookmarkStart w:id="11" w:name="_Toc427312850"/>
      <w:r w:rsidRPr="003D3B3B">
        <w:t>Scope</w:t>
      </w:r>
      <w:bookmarkEnd w:id="11"/>
    </w:p>
    <w:p w14:paraId="4C3DCE85" w14:textId="77777777" w:rsidR="00157F1C" w:rsidRDefault="009734E7" w:rsidP="00157F1C">
      <w:r>
        <w:t xml:space="preserve">This document </w:t>
      </w:r>
      <w:r w:rsidR="00157F1C">
        <w:t xml:space="preserve">describes a new feature of </w:t>
      </w:r>
      <w:r w:rsidR="00C62C8E">
        <w:t>supporting Java Script applications for the control of STB video.</w:t>
      </w:r>
    </w:p>
    <w:p w14:paraId="7A28ABDD" w14:textId="77777777" w:rsidR="00157F1C" w:rsidRDefault="00157F1C" w:rsidP="00157F1C">
      <w:pPr>
        <w:pStyle w:val="Heading2"/>
      </w:pPr>
      <w:bookmarkStart w:id="12" w:name="_Toc427312851"/>
      <w:r>
        <w:t>Document Overview</w:t>
      </w:r>
      <w:bookmarkEnd w:id="12"/>
    </w:p>
    <w:p w14:paraId="05563E8A" w14:textId="77777777" w:rsidR="00EA588F" w:rsidRDefault="00EA588F" w:rsidP="00EA588F">
      <w:r>
        <w:t xml:space="preserve">This document defines the core functionality and requirements for general STB functionality. </w:t>
      </w:r>
    </w:p>
    <w:p w14:paraId="58A9F458" w14:textId="77777777" w:rsidR="00EA588F" w:rsidRDefault="00EA588F" w:rsidP="00157F1C">
      <w:pPr>
        <w:pStyle w:val="Heading2"/>
      </w:pPr>
      <w:bookmarkStart w:id="13" w:name="_Toc427312852"/>
      <w:r>
        <w:t>Requirements Vocabulary</w:t>
      </w:r>
      <w:bookmarkEnd w:id="13"/>
    </w:p>
    <w:p w14:paraId="0B0FC75D" w14:textId="77777777" w:rsidR="001C180D" w:rsidRPr="001C180D" w:rsidRDefault="001C180D" w:rsidP="001C180D">
      <w:r w:rsidRPr="001C180D">
        <w:t>This section defines the requirements terms in the specification. Example:</w:t>
      </w:r>
    </w:p>
    <w:tbl>
      <w:tblPr>
        <w:tblStyle w:val="WhitePaperTables1"/>
        <w:tblW w:w="0" w:type="auto"/>
        <w:tblLook w:val="04A0" w:firstRow="1" w:lastRow="0" w:firstColumn="1" w:lastColumn="0" w:noHBand="0" w:noVBand="1"/>
      </w:tblPr>
      <w:tblGrid>
        <w:gridCol w:w="2358"/>
        <w:gridCol w:w="7218"/>
      </w:tblGrid>
      <w:tr w:rsidR="001C180D" w14:paraId="27892DF0" w14:textId="77777777" w:rsidTr="001C180D">
        <w:trPr>
          <w:cnfStyle w:val="100000000000" w:firstRow="1" w:lastRow="0" w:firstColumn="0" w:lastColumn="0" w:oddVBand="0" w:evenVBand="0" w:oddHBand="0" w:evenHBand="0" w:firstRowFirstColumn="0" w:firstRowLastColumn="0" w:lastRowFirstColumn="0" w:lastRowLastColumn="0"/>
        </w:trPr>
        <w:tc>
          <w:tcPr>
            <w:tcW w:w="2358" w:type="dxa"/>
          </w:tcPr>
          <w:p w14:paraId="775FE3C5" w14:textId="77777777" w:rsidR="001C180D" w:rsidRDefault="001C180D" w:rsidP="00EA588F">
            <w:pPr>
              <w:rPr>
                <w:rFonts w:cs="Tahoma"/>
              </w:rPr>
            </w:pPr>
            <w:r>
              <w:rPr>
                <w:rFonts w:cs="Tahoma"/>
              </w:rPr>
              <w:t>Term</w:t>
            </w:r>
          </w:p>
        </w:tc>
        <w:tc>
          <w:tcPr>
            <w:tcW w:w="7218" w:type="dxa"/>
          </w:tcPr>
          <w:p w14:paraId="34B1E41E" w14:textId="77777777" w:rsidR="001C180D" w:rsidRDefault="001C180D" w:rsidP="00EA588F">
            <w:pPr>
              <w:rPr>
                <w:rFonts w:cs="Tahoma"/>
              </w:rPr>
            </w:pPr>
            <w:r>
              <w:rPr>
                <w:rFonts w:cs="Tahoma"/>
              </w:rPr>
              <w:t>Definition</w:t>
            </w:r>
          </w:p>
        </w:tc>
      </w:tr>
      <w:tr w:rsidR="001C180D" w14:paraId="375AC689" w14:textId="77777777" w:rsidTr="001C180D">
        <w:trPr>
          <w:cnfStyle w:val="000000100000" w:firstRow="0" w:lastRow="0" w:firstColumn="0" w:lastColumn="0" w:oddVBand="0" w:evenVBand="0" w:oddHBand="1" w:evenHBand="0" w:firstRowFirstColumn="0" w:firstRowLastColumn="0" w:lastRowFirstColumn="0" w:lastRowLastColumn="0"/>
        </w:trPr>
        <w:tc>
          <w:tcPr>
            <w:tcW w:w="2358" w:type="dxa"/>
          </w:tcPr>
          <w:p w14:paraId="54B41E43" w14:textId="77777777" w:rsidR="001C180D" w:rsidRDefault="001C180D" w:rsidP="00EA588F">
            <w:pPr>
              <w:rPr>
                <w:rFonts w:cs="Tahoma"/>
              </w:rPr>
            </w:pPr>
            <w:r>
              <w:rPr>
                <w:rFonts w:cs="Tahoma"/>
              </w:rPr>
              <w:t>Shall</w:t>
            </w:r>
          </w:p>
        </w:tc>
        <w:tc>
          <w:tcPr>
            <w:tcW w:w="7218" w:type="dxa"/>
          </w:tcPr>
          <w:p w14:paraId="1CF9D485" w14:textId="77777777" w:rsidR="001C180D" w:rsidRDefault="001C180D" w:rsidP="00EA588F">
            <w:pPr>
              <w:rPr>
                <w:rFonts w:cs="Tahoma"/>
              </w:rPr>
            </w:pPr>
            <w:r w:rsidRPr="001C180D">
              <w:rPr>
                <w:rFonts w:cs="Tahoma"/>
              </w:rPr>
              <w:t>The described behavior is an absolute requirement of this specification.</w:t>
            </w:r>
          </w:p>
        </w:tc>
      </w:tr>
      <w:tr w:rsidR="001C180D" w14:paraId="080EF92D" w14:textId="77777777" w:rsidTr="001C180D">
        <w:tc>
          <w:tcPr>
            <w:tcW w:w="2358" w:type="dxa"/>
          </w:tcPr>
          <w:p w14:paraId="307F55E7" w14:textId="77777777" w:rsidR="001C180D" w:rsidRDefault="001C180D" w:rsidP="00EA588F">
            <w:pPr>
              <w:rPr>
                <w:rFonts w:cs="Tahoma"/>
              </w:rPr>
            </w:pPr>
            <w:r>
              <w:rPr>
                <w:rFonts w:cs="Tahoma"/>
              </w:rPr>
              <w:t>Shall not</w:t>
            </w:r>
          </w:p>
        </w:tc>
        <w:tc>
          <w:tcPr>
            <w:tcW w:w="7218" w:type="dxa"/>
          </w:tcPr>
          <w:p w14:paraId="200F5A7C" w14:textId="77777777" w:rsidR="001C180D" w:rsidRDefault="001C180D" w:rsidP="00EA588F">
            <w:pPr>
              <w:rPr>
                <w:rFonts w:cs="Tahoma"/>
              </w:rPr>
            </w:pPr>
            <w:r w:rsidRPr="001C180D">
              <w:rPr>
                <w:rFonts w:cs="Tahoma"/>
              </w:rPr>
              <w:t>The described behavior is an absolute prohibition of this specification.</w:t>
            </w:r>
          </w:p>
        </w:tc>
      </w:tr>
      <w:tr w:rsidR="001C180D" w14:paraId="3B452C91" w14:textId="77777777" w:rsidTr="001C180D">
        <w:trPr>
          <w:cnfStyle w:val="000000100000" w:firstRow="0" w:lastRow="0" w:firstColumn="0" w:lastColumn="0" w:oddVBand="0" w:evenVBand="0" w:oddHBand="1" w:evenHBand="0" w:firstRowFirstColumn="0" w:firstRowLastColumn="0" w:lastRowFirstColumn="0" w:lastRowLastColumn="0"/>
        </w:trPr>
        <w:tc>
          <w:tcPr>
            <w:tcW w:w="2358" w:type="dxa"/>
          </w:tcPr>
          <w:p w14:paraId="4179FAAE" w14:textId="77777777" w:rsidR="001C180D" w:rsidRDefault="001C180D" w:rsidP="00EA588F">
            <w:pPr>
              <w:rPr>
                <w:rFonts w:cs="Tahoma"/>
              </w:rPr>
            </w:pPr>
            <w:r>
              <w:rPr>
                <w:rFonts w:cs="Tahoma"/>
              </w:rPr>
              <w:t>Should</w:t>
            </w:r>
          </w:p>
        </w:tc>
        <w:tc>
          <w:tcPr>
            <w:tcW w:w="7218" w:type="dxa"/>
          </w:tcPr>
          <w:p w14:paraId="7F92BC0D" w14:textId="77777777" w:rsidR="001C180D" w:rsidRDefault="001C180D" w:rsidP="00EA588F">
            <w:pPr>
              <w:rPr>
                <w:rFonts w:cs="Tahoma"/>
              </w:rPr>
            </w:pPr>
            <w:r w:rsidRPr="001C180D">
              <w:rPr>
                <w:rFonts w:cs="Tahoma"/>
              </w:rPr>
              <w:t>There could be valid reasons in particular circumstances to ignore the described behavior, but the full implications should be understood prior to implementing a different behavior.</w:t>
            </w:r>
          </w:p>
        </w:tc>
      </w:tr>
      <w:tr w:rsidR="001C180D" w14:paraId="458BB055" w14:textId="77777777" w:rsidTr="001C180D">
        <w:tc>
          <w:tcPr>
            <w:tcW w:w="2358" w:type="dxa"/>
          </w:tcPr>
          <w:p w14:paraId="67CB9B9A" w14:textId="77777777" w:rsidR="001C180D" w:rsidRDefault="001C180D" w:rsidP="00EA588F">
            <w:pPr>
              <w:rPr>
                <w:rFonts w:cs="Tahoma"/>
              </w:rPr>
            </w:pPr>
            <w:r>
              <w:rPr>
                <w:rFonts w:cs="Tahoma"/>
              </w:rPr>
              <w:t>Should not</w:t>
            </w:r>
          </w:p>
        </w:tc>
        <w:tc>
          <w:tcPr>
            <w:tcW w:w="7218" w:type="dxa"/>
          </w:tcPr>
          <w:p w14:paraId="091D567D" w14:textId="77777777" w:rsidR="001C180D" w:rsidRDefault="001C180D" w:rsidP="00EA588F">
            <w:pPr>
              <w:rPr>
                <w:rFonts w:cs="Tahoma"/>
              </w:rPr>
            </w:pPr>
            <w:r w:rsidRPr="001C180D">
              <w:rPr>
                <w:rFonts w:cs="Tahoma"/>
              </w:rPr>
              <w:t>There could exist valid reasons in particular circumstances when the described behavior is acceptable, but the full implications should be understood prior to implementing the behavior described with this label.</w:t>
            </w:r>
          </w:p>
        </w:tc>
      </w:tr>
      <w:tr w:rsidR="001C180D" w14:paraId="0BC85D5D" w14:textId="77777777" w:rsidTr="001C180D">
        <w:trPr>
          <w:cnfStyle w:val="000000100000" w:firstRow="0" w:lastRow="0" w:firstColumn="0" w:lastColumn="0" w:oddVBand="0" w:evenVBand="0" w:oddHBand="1" w:evenHBand="0" w:firstRowFirstColumn="0" w:firstRowLastColumn="0" w:lastRowFirstColumn="0" w:lastRowLastColumn="0"/>
        </w:trPr>
        <w:tc>
          <w:tcPr>
            <w:tcW w:w="2358" w:type="dxa"/>
          </w:tcPr>
          <w:p w14:paraId="1AF88C31" w14:textId="77777777" w:rsidR="001C180D" w:rsidRDefault="001C180D" w:rsidP="00EA588F">
            <w:pPr>
              <w:rPr>
                <w:rFonts w:cs="Tahoma"/>
              </w:rPr>
            </w:pPr>
            <w:r>
              <w:rPr>
                <w:rFonts w:cs="Tahoma"/>
              </w:rPr>
              <w:t>May</w:t>
            </w:r>
          </w:p>
        </w:tc>
        <w:tc>
          <w:tcPr>
            <w:tcW w:w="7218" w:type="dxa"/>
          </w:tcPr>
          <w:p w14:paraId="4C26E913" w14:textId="77777777" w:rsidR="001C180D" w:rsidRDefault="001C180D" w:rsidP="00EA588F">
            <w:pPr>
              <w:rPr>
                <w:rFonts w:cs="Tahoma"/>
              </w:rPr>
            </w:pPr>
            <w:r w:rsidRPr="001C180D">
              <w:rPr>
                <w:rFonts w:cs="Tahoma"/>
              </w:rPr>
              <w:t>The described behavior is optional.</w:t>
            </w:r>
          </w:p>
        </w:tc>
      </w:tr>
    </w:tbl>
    <w:p w14:paraId="20B27C00" w14:textId="77777777" w:rsidR="00EA588F" w:rsidRDefault="00EA588F" w:rsidP="00157F1C">
      <w:pPr>
        <w:pStyle w:val="Heading2"/>
      </w:pPr>
      <w:bookmarkStart w:id="14" w:name="_Toc427312853"/>
      <w:r>
        <w:t>Requirements Nomenclature</w:t>
      </w:r>
      <w:bookmarkEnd w:id="14"/>
    </w:p>
    <w:p w14:paraId="7A4BBCDA" w14:textId="77777777" w:rsidR="00EA588F" w:rsidRPr="00EA588F" w:rsidRDefault="00EA588F" w:rsidP="00EA588F">
      <w:pPr>
        <w:rPr>
          <w:rFonts w:cs="Tahoma"/>
          <w:szCs w:val="22"/>
        </w:rPr>
      </w:pPr>
      <w:r w:rsidRPr="00EA588F">
        <w:rPr>
          <w:rFonts w:cs="Tahoma"/>
          <w:szCs w:val="22"/>
        </w:rPr>
        <w:t>Each requirement defined in this specification is marked with an identifier in the form described below:</w:t>
      </w:r>
    </w:p>
    <w:p w14:paraId="4698E185" w14:textId="77777777" w:rsidR="00EA588F" w:rsidRPr="00EA588F" w:rsidRDefault="00EA588F" w:rsidP="00EA588F">
      <w:pPr>
        <w:rPr>
          <w:rFonts w:cs="Tahoma"/>
          <w:szCs w:val="22"/>
        </w:rPr>
      </w:pPr>
      <w:r w:rsidRPr="00EA588F">
        <w:rPr>
          <w:rFonts w:cs="Tahoma"/>
          <w:szCs w:val="22"/>
        </w:rPr>
        <w:t xml:space="preserve">Form: </w:t>
      </w:r>
      <w:r w:rsidRPr="00EF2B62">
        <w:rPr>
          <w:rFonts w:cs="Tahoma"/>
          <w:b/>
          <w:szCs w:val="22"/>
        </w:rPr>
        <w:t>R</w:t>
      </w:r>
      <w:r w:rsidR="00AD540A">
        <w:rPr>
          <w:rFonts w:cs="Tahoma"/>
          <w:b/>
          <w:szCs w:val="22"/>
        </w:rPr>
        <w:t>[x-</w:t>
      </w:r>
      <w:r w:rsidR="009734E7">
        <w:rPr>
          <w:rFonts w:cs="Tahoma"/>
          <w:b/>
          <w:szCs w:val="22"/>
        </w:rPr>
        <w:t>n</w:t>
      </w:r>
      <w:r w:rsidRPr="00EF2B62">
        <w:rPr>
          <w:rFonts w:cs="Tahoma"/>
          <w:b/>
          <w:szCs w:val="22"/>
        </w:rPr>
        <w:t>]</w:t>
      </w:r>
    </w:p>
    <w:tbl>
      <w:tblPr>
        <w:tblStyle w:val="WhitePaperTables1"/>
        <w:tblW w:w="0" w:type="auto"/>
        <w:tblLook w:val="04A0" w:firstRow="1" w:lastRow="0" w:firstColumn="1" w:lastColumn="0" w:noHBand="0" w:noVBand="1"/>
      </w:tblPr>
      <w:tblGrid>
        <w:gridCol w:w="2088"/>
        <w:gridCol w:w="7488"/>
      </w:tblGrid>
      <w:tr w:rsidR="001C180D" w14:paraId="14BEAF6E" w14:textId="77777777" w:rsidTr="00882A58">
        <w:trPr>
          <w:cnfStyle w:val="100000000000" w:firstRow="1" w:lastRow="0" w:firstColumn="0" w:lastColumn="0" w:oddVBand="0" w:evenVBand="0" w:oddHBand="0" w:evenHBand="0" w:firstRowFirstColumn="0" w:firstRowLastColumn="0" w:lastRowFirstColumn="0" w:lastRowLastColumn="0"/>
        </w:trPr>
        <w:tc>
          <w:tcPr>
            <w:tcW w:w="2088" w:type="dxa"/>
          </w:tcPr>
          <w:p w14:paraId="72107B90" w14:textId="77777777" w:rsidR="001C180D" w:rsidRDefault="00EF2B62" w:rsidP="00EA588F">
            <w:pPr>
              <w:pStyle w:val="Compact"/>
              <w:rPr>
                <w:rFonts w:ascii="Tahoma" w:hAnsi="Tahoma" w:cs="Tahoma"/>
                <w:sz w:val="22"/>
                <w:szCs w:val="22"/>
              </w:rPr>
            </w:pPr>
            <w:r>
              <w:rPr>
                <w:rFonts w:ascii="Tahoma" w:hAnsi="Tahoma" w:cs="Tahoma"/>
                <w:sz w:val="22"/>
                <w:szCs w:val="22"/>
              </w:rPr>
              <w:t>Nomenclature</w:t>
            </w:r>
          </w:p>
        </w:tc>
        <w:tc>
          <w:tcPr>
            <w:tcW w:w="7488" w:type="dxa"/>
          </w:tcPr>
          <w:p w14:paraId="7D6131C1" w14:textId="77777777" w:rsidR="001C180D" w:rsidRDefault="00EF2B62" w:rsidP="00EA588F">
            <w:pPr>
              <w:pStyle w:val="Compact"/>
              <w:rPr>
                <w:rFonts w:ascii="Tahoma" w:hAnsi="Tahoma" w:cs="Tahoma"/>
                <w:sz w:val="22"/>
                <w:szCs w:val="22"/>
              </w:rPr>
            </w:pPr>
            <w:r>
              <w:rPr>
                <w:rFonts w:ascii="Tahoma" w:hAnsi="Tahoma" w:cs="Tahoma"/>
                <w:sz w:val="22"/>
                <w:szCs w:val="22"/>
              </w:rPr>
              <w:t>Definition</w:t>
            </w:r>
          </w:p>
        </w:tc>
      </w:tr>
      <w:tr w:rsidR="001C180D" w14:paraId="035E3176" w14:textId="77777777" w:rsidTr="00882A58">
        <w:trPr>
          <w:cnfStyle w:val="000000100000" w:firstRow="0" w:lastRow="0" w:firstColumn="0" w:lastColumn="0" w:oddVBand="0" w:evenVBand="0" w:oddHBand="1" w:evenHBand="0" w:firstRowFirstColumn="0" w:firstRowLastColumn="0" w:lastRowFirstColumn="0" w:lastRowLastColumn="0"/>
        </w:trPr>
        <w:tc>
          <w:tcPr>
            <w:tcW w:w="2088" w:type="dxa"/>
          </w:tcPr>
          <w:p w14:paraId="725CBB3E" w14:textId="77777777" w:rsidR="001C180D" w:rsidRDefault="00EF2B62" w:rsidP="00EA588F">
            <w:pPr>
              <w:pStyle w:val="Compact"/>
              <w:rPr>
                <w:rFonts w:ascii="Tahoma" w:hAnsi="Tahoma" w:cs="Tahoma"/>
                <w:sz w:val="22"/>
                <w:szCs w:val="22"/>
              </w:rPr>
            </w:pPr>
            <w:r>
              <w:rPr>
                <w:rFonts w:ascii="Tahoma" w:hAnsi="Tahoma" w:cs="Tahoma"/>
                <w:sz w:val="22"/>
                <w:szCs w:val="22"/>
              </w:rPr>
              <w:t>R</w:t>
            </w:r>
          </w:p>
        </w:tc>
        <w:tc>
          <w:tcPr>
            <w:tcW w:w="7488" w:type="dxa"/>
          </w:tcPr>
          <w:p w14:paraId="6A8820C6" w14:textId="77777777" w:rsidR="001C180D" w:rsidRDefault="00EF2B62" w:rsidP="00EA588F">
            <w:pPr>
              <w:pStyle w:val="Compact"/>
              <w:rPr>
                <w:rFonts w:ascii="Tahoma" w:hAnsi="Tahoma" w:cs="Tahoma"/>
                <w:sz w:val="22"/>
                <w:szCs w:val="22"/>
              </w:rPr>
            </w:pPr>
            <w:r>
              <w:rPr>
                <w:rFonts w:ascii="Tahoma" w:hAnsi="Tahoma" w:cs="Tahoma"/>
                <w:sz w:val="22"/>
                <w:szCs w:val="22"/>
              </w:rPr>
              <w:t>This character identifies the item as a requirement</w:t>
            </w:r>
          </w:p>
        </w:tc>
      </w:tr>
      <w:tr w:rsidR="001C180D" w14:paraId="5465C014" w14:textId="77777777" w:rsidTr="00882A58">
        <w:tc>
          <w:tcPr>
            <w:tcW w:w="2088" w:type="dxa"/>
          </w:tcPr>
          <w:p w14:paraId="4F9C3410" w14:textId="77777777" w:rsidR="001C180D" w:rsidRDefault="009734E7" w:rsidP="00EA588F">
            <w:pPr>
              <w:pStyle w:val="Compact"/>
              <w:rPr>
                <w:rFonts w:ascii="Tahoma" w:hAnsi="Tahoma" w:cs="Tahoma"/>
                <w:sz w:val="22"/>
                <w:szCs w:val="22"/>
              </w:rPr>
            </w:pPr>
            <w:r>
              <w:rPr>
                <w:rFonts w:ascii="Tahoma" w:hAnsi="Tahoma" w:cs="Tahoma"/>
                <w:sz w:val="22"/>
                <w:szCs w:val="22"/>
              </w:rPr>
              <w:t>x</w:t>
            </w:r>
          </w:p>
        </w:tc>
        <w:tc>
          <w:tcPr>
            <w:tcW w:w="7488" w:type="dxa"/>
          </w:tcPr>
          <w:p w14:paraId="36862C7E" w14:textId="77777777" w:rsidR="001C180D" w:rsidRDefault="009734E7" w:rsidP="00740969">
            <w:pPr>
              <w:pStyle w:val="Compact"/>
              <w:rPr>
                <w:rFonts w:ascii="Tahoma" w:hAnsi="Tahoma" w:cs="Tahoma"/>
                <w:sz w:val="22"/>
                <w:szCs w:val="22"/>
              </w:rPr>
            </w:pPr>
            <w:r>
              <w:rPr>
                <w:rFonts w:ascii="Tahoma" w:hAnsi="Tahoma" w:cs="Tahoma"/>
                <w:sz w:val="22"/>
                <w:szCs w:val="22"/>
              </w:rPr>
              <w:t xml:space="preserve">Denotes a section </w:t>
            </w:r>
            <w:r w:rsidR="00740969">
              <w:rPr>
                <w:rFonts w:ascii="Tahoma" w:hAnsi="Tahoma" w:cs="Tahoma"/>
                <w:sz w:val="22"/>
                <w:szCs w:val="22"/>
              </w:rPr>
              <w:t>number in this document</w:t>
            </w:r>
            <w:r>
              <w:rPr>
                <w:rFonts w:ascii="Tahoma" w:hAnsi="Tahoma" w:cs="Tahoma"/>
                <w:sz w:val="22"/>
                <w:szCs w:val="22"/>
              </w:rPr>
              <w:t>.</w:t>
            </w:r>
          </w:p>
        </w:tc>
      </w:tr>
      <w:tr w:rsidR="001C180D" w14:paraId="1AB2E095" w14:textId="77777777" w:rsidTr="00882A58">
        <w:trPr>
          <w:cnfStyle w:val="000000100000" w:firstRow="0" w:lastRow="0" w:firstColumn="0" w:lastColumn="0" w:oddVBand="0" w:evenVBand="0" w:oddHBand="1" w:evenHBand="0" w:firstRowFirstColumn="0" w:firstRowLastColumn="0" w:lastRowFirstColumn="0" w:lastRowLastColumn="0"/>
        </w:trPr>
        <w:tc>
          <w:tcPr>
            <w:tcW w:w="2088" w:type="dxa"/>
          </w:tcPr>
          <w:p w14:paraId="5E86A517" w14:textId="77777777" w:rsidR="001C180D" w:rsidRDefault="00EF2B62" w:rsidP="00EA588F">
            <w:pPr>
              <w:pStyle w:val="Compact"/>
              <w:rPr>
                <w:rFonts w:ascii="Tahoma" w:hAnsi="Tahoma" w:cs="Tahoma"/>
                <w:sz w:val="22"/>
                <w:szCs w:val="22"/>
              </w:rPr>
            </w:pPr>
            <w:r>
              <w:rPr>
                <w:rFonts w:ascii="Tahoma" w:hAnsi="Tahoma" w:cs="Tahoma"/>
                <w:sz w:val="22"/>
                <w:szCs w:val="22"/>
              </w:rPr>
              <w:t>n</w:t>
            </w:r>
          </w:p>
        </w:tc>
        <w:tc>
          <w:tcPr>
            <w:tcW w:w="7488" w:type="dxa"/>
          </w:tcPr>
          <w:p w14:paraId="6E785DC9" w14:textId="77777777" w:rsidR="001C180D" w:rsidRPr="00EF2B62" w:rsidRDefault="00EF2B62" w:rsidP="00EF6A52">
            <w:pPr>
              <w:pStyle w:val="Compact"/>
              <w:rPr>
                <w:rFonts w:ascii="Tahoma" w:hAnsi="Tahoma" w:cs="Tahoma"/>
                <w:sz w:val="22"/>
                <w:szCs w:val="22"/>
              </w:rPr>
            </w:pPr>
            <w:r>
              <w:rPr>
                <w:rFonts w:ascii="Tahoma" w:hAnsi="Tahoma" w:cs="Tahoma"/>
                <w:sz w:val="22"/>
                <w:szCs w:val="22"/>
              </w:rPr>
              <w:t xml:space="preserve">Denotes </w:t>
            </w:r>
            <w:r w:rsidR="009734E7">
              <w:rPr>
                <w:rFonts w:ascii="Tahoma" w:hAnsi="Tahoma" w:cs="Tahoma"/>
                <w:sz w:val="22"/>
                <w:szCs w:val="22"/>
              </w:rPr>
              <w:t xml:space="preserve">a unique requirement </w:t>
            </w:r>
            <w:r w:rsidR="00EF6A52">
              <w:rPr>
                <w:rFonts w:ascii="Tahoma" w:hAnsi="Tahoma" w:cs="Tahoma"/>
                <w:sz w:val="22"/>
                <w:szCs w:val="22"/>
              </w:rPr>
              <w:t>number for</w:t>
            </w:r>
            <w:r w:rsidR="009734E7">
              <w:rPr>
                <w:rFonts w:ascii="Tahoma" w:hAnsi="Tahoma" w:cs="Tahoma"/>
                <w:sz w:val="22"/>
                <w:szCs w:val="22"/>
              </w:rPr>
              <w:t xml:space="preserve"> each section </w:t>
            </w:r>
            <w:r w:rsidR="009734E7" w:rsidRPr="009734E7">
              <w:rPr>
                <w:rFonts w:ascii="Tahoma" w:hAnsi="Tahoma" w:cs="Tahoma"/>
                <w:i/>
                <w:sz w:val="22"/>
                <w:szCs w:val="22"/>
              </w:rPr>
              <w:t>x</w:t>
            </w:r>
            <w:r w:rsidR="009734E7">
              <w:rPr>
                <w:rFonts w:ascii="Tahoma" w:hAnsi="Tahoma" w:cs="Tahoma"/>
                <w:sz w:val="22"/>
                <w:szCs w:val="22"/>
              </w:rPr>
              <w:t>.</w:t>
            </w:r>
          </w:p>
        </w:tc>
      </w:tr>
    </w:tbl>
    <w:p w14:paraId="5B5E71A5" w14:textId="77777777" w:rsidR="001C180D" w:rsidRDefault="001C180D" w:rsidP="00EA588F">
      <w:pPr>
        <w:pStyle w:val="Compact"/>
        <w:rPr>
          <w:rFonts w:ascii="Tahoma" w:hAnsi="Tahoma" w:cs="Tahoma"/>
          <w:sz w:val="22"/>
          <w:szCs w:val="22"/>
        </w:rPr>
      </w:pPr>
    </w:p>
    <w:p w14:paraId="513AA5A6" w14:textId="77777777" w:rsidR="00ED2336" w:rsidRDefault="00ED2336" w:rsidP="00ED2336">
      <w:pPr>
        <w:pStyle w:val="Heading2"/>
      </w:pPr>
      <w:bookmarkStart w:id="15" w:name="_Reference_Documents"/>
      <w:bookmarkStart w:id="16" w:name="_Toc427312854"/>
      <w:bookmarkEnd w:id="15"/>
      <w:r>
        <w:lastRenderedPageBreak/>
        <w:t>Reference</w:t>
      </w:r>
      <w:bookmarkEnd w:id="16"/>
    </w:p>
    <w:tbl>
      <w:tblPr>
        <w:tblStyle w:val="WhitePaperTables1"/>
        <w:tblW w:w="0" w:type="auto"/>
        <w:tblLook w:val="04A0" w:firstRow="1" w:lastRow="0" w:firstColumn="1" w:lastColumn="0" w:noHBand="0" w:noVBand="1"/>
      </w:tblPr>
      <w:tblGrid>
        <w:gridCol w:w="1188"/>
        <w:gridCol w:w="1620"/>
        <w:gridCol w:w="6768"/>
      </w:tblGrid>
      <w:tr w:rsidR="00ED2336" w14:paraId="73B8B8F6" w14:textId="77777777" w:rsidTr="009A553D">
        <w:trPr>
          <w:cnfStyle w:val="100000000000" w:firstRow="1" w:lastRow="0" w:firstColumn="0" w:lastColumn="0" w:oddVBand="0" w:evenVBand="0" w:oddHBand="0" w:evenHBand="0" w:firstRowFirstColumn="0" w:firstRowLastColumn="0" w:lastRowFirstColumn="0" w:lastRowLastColumn="0"/>
          <w:trHeight w:val="250"/>
        </w:trPr>
        <w:tc>
          <w:tcPr>
            <w:tcW w:w="1188" w:type="dxa"/>
          </w:tcPr>
          <w:p w14:paraId="51F1C1EC" w14:textId="77777777" w:rsidR="00ED2336" w:rsidRDefault="00ED2336" w:rsidP="009A553D">
            <w:r>
              <w:t>Ref #</w:t>
            </w:r>
          </w:p>
        </w:tc>
        <w:tc>
          <w:tcPr>
            <w:tcW w:w="1620" w:type="dxa"/>
          </w:tcPr>
          <w:p w14:paraId="42A954CC" w14:textId="77777777" w:rsidR="00ED2336" w:rsidRDefault="00ED2336" w:rsidP="009A553D">
            <w:r>
              <w:t>Document #</w:t>
            </w:r>
          </w:p>
        </w:tc>
        <w:tc>
          <w:tcPr>
            <w:tcW w:w="6768" w:type="dxa"/>
          </w:tcPr>
          <w:p w14:paraId="7526FCAF" w14:textId="77777777" w:rsidR="00ED2336" w:rsidRDefault="00ED2336" w:rsidP="009A553D">
            <w:r>
              <w:t>Document Name</w:t>
            </w:r>
          </w:p>
        </w:tc>
      </w:tr>
      <w:tr w:rsidR="00B946ED" w14:paraId="36F764F5" w14:textId="77777777" w:rsidTr="009A553D">
        <w:trPr>
          <w:cnfStyle w:val="000000100000" w:firstRow="0" w:lastRow="0" w:firstColumn="0" w:lastColumn="0" w:oddVBand="0" w:evenVBand="0" w:oddHBand="1" w:evenHBand="0" w:firstRowFirstColumn="0" w:firstRowLastColumn="0" w:lastRowFirstColumn="0" w:lastRowLastColumn="0"/>
          <w:trHeight w:val="499"/>
        </w:trPr>
        <w:tc>
          <w:tcPr>
            <w:tcW w:w="1188" w:type="dxa"/>
          </w:tcPr>
          <w:p w14:paraId="109CAB15" w14:textId="77777777" w:rsidR="00B946ED" w:rsidRDefault="00B946ED" w:rsidP="00B946ED">
            <w:pPr>
              <w:pStyle w:val="ListParagraph"/>
              <w:numPr>
                <w:ilvl w:val="0"/>
                <w:numId w:val="35"/>
              </w:numPr>
            </w:pPr>
          </w:p>
        </w:tc>
        <w:tc>
          <w:tcPr>
            <w:tcW w:w="1620" w:type="dxa"/>
          </w:tcPr>
          <w:p w14:paraId="655C05E4" w14:textId="77777777" w:rsidR="00B946ED" w:rsidRPr="00FF2911" w:rsidRDefault="00B946ED" w:rsidP="009A553D">
            <w:pPr>
              <w:rPr>
                <w:rFonts w:cs="Tahoma"/>
                <w:szCs w:val="22"/>
              </w:rPr>
            </w:pPr>
            <w:r w:rsidRPr="00FF2911">
              <w:rPr>
                <w:rFonts w:cs="Tahoma"/>
                <w:color w:val="000000"/>
                <w:szCs w:val="22"/>
              </w:rPr>
              <w:t>RQ-GN01-090</w:t>
            </w:r>
          </w:p>
        </w:tc>
        <w:tc>
          <w:tcPr>
            <w:tcW w:w="6768" w:type="dxa"/>
          </w:tcPr>
          <w:p w14:paraId="165ADDB0" w14:textId="77777777" w:rsidR="00B946ED" w:rsidRPr="00FF2911" w:rsidRDefault="00B946ED" w:rsidP="00FF2911">
            <w:pPr>
              <w:rPr>
                <w:rFonts w:cs="Tahoma"/>
                <w:szCs w:val="22"/>
              </w:rPr>
            </w:pPr>
            <w:r w:rsidRPr="00FF2911">
              <w:rPr>
                <w:rFonts w:cs="Tahoma"/>
                <w:color w:val="000000"/>
                <w:szCs w:val="22"/>
              </w:rPr>
              <w:t>DIRECTV A3</w:t>
            </w:r>
            <w:r w:rsidRPr="00FF2911">
              <w:rPr>
                <w:rFonts w:cs="Tahoma"/>
                <w:color w:val="000000"/>
                <w:szCs w:val="22"/>
              </w:rPr>
              <w:br/>
              <w:t>DVR STB Functional Specification : Interactive (</w:t>
            </w:r>
            <w:proofErr w:type="spellStart"/>
            <w:r w:rsidRPr="00FF2911">
              <w:rPr>
                <w:rFonts w:cs="Tahoma"/>
                <w:color w:val="000000"/>
                <w:szCs w:val="22"/>
              </w:rPr>
              <w:t>iTV</w:t>
            </w:r>
            <w:proofErr w:type="spellEnd"/>
            <w:r w:rsidRPr="00FF2911">
              <w:rPr>
                <w:rFonts w:cs="Tahoma"/>
                <w:color w:val="000000"/>
                <w:szCs w:val="22"/>
              </w:rPr>
              <w:t xml:space="preserve"> and </w:t>
            </w:r>
            <w:proofErr w:type="spellStart"/>
            <w:r w:rsidRPr="00FF2911">
              <w:rPr>
                <w:rFonts w:cs="Tahoma"/>
                <w:color w:val="000000"/>
                <w:szCs w:val="22"/>
              </w:rPr>
              <w:t>TVApps</w:t>
            </w:r>
            <w:proofErr w:type="spellEnd"/>
            <w:r w:rsidRPr="00FF2911">
              <w:rPr>
                <w:rFonts w:cs="Tahoma"/>
                <w:color w:val="000000"/>
                <w:szCs w:val="22"/>
              </w:rPr>
              <w:t>)</w:t>
            </w:r>
          </w:p>
        </w:tc>
      </w:tr>
      <w:tr w:rsidR="00B946ED" w14:paraId="2C554F4E" w14:textId="77777777" w:rsidTr="009A553D">
        <w:trPr>
          <w:trHeight w:val="517"/>
        </w:trPr>
        <w:tc>
          <w:tcPr>
            <w:tcW w:w="1188" w:type="dxa"/>
          </w:tcPr>
          <w:p w14:paraId="4BE8D170" w14:textId="77777777" w:rsidR="00B946ED" w:rsidRDefault="00B946ED" w:rsidP="00B946ED">
            <w:pPr>
              <w:pStyle w:val="ListParagraph"/>
              <w:numPr>
                <w:ilvl w:val="0"/>
                <w:numId w:val="35"/>
              </w:numPr>
            </w:pPr>
          </w:p>
        </w:tc>
        <w:tc>
          <w:tcPr>
            <w:tcW w:w="1620" w:type="dxa"/>
          </w:tcPr>
          <w:p w14:paraId="3DB785A3" w14:textId="77777777" w:rsidR="00B946ED" w:rsidRPr="00EA588F" w:rsidRDefault="00B946ED" w:rsidP="009A553D"/>
        </w:tc>
        <w:tc>
          <w:tcPr>
            <w:tcW w:w="6768" w:type="dxa"/>
          </w:tcPr>
          <w:p w14:paraId="448E90C9" w14:textId="77777777" w:rsidR="00B946ED" w:rsidRDefault="00B946ED" w:rsidP="009A553D">
            <w:r w:rsidRPr="00FF2911">
              <w:t>HTML5 Roadmap Phase 1 and 2 System Specification</w:t>
            </w:r>
          </w:p>
        </w:tc>
      </w:tr>
      <w:tr w:rsidR="00B946ED" w14:paraId="05CDA80B" w14:textId="77777777" w:rsidTr="009A553D">
        <w:trPr>
          <w:cnfStyle w:val="000000100000" w:firstRow="0" w:lastRow="0" w:firstColumn="0" w:lastColumn="0" w:oddVBand="0" w:evenVBand="0" w:oddHBand="1" w:evenHBand="0" w:firstRowFirstColumn="0" w:firstRowLastColumn="0" w:lastRowFirstColumn="0" w:lastRowLastColumn="0"/>
          <w:trHeight w:val="499"/>
        </w:trPr>
        <w:tc>
          <w:tcPr>
            <w:tcW w:w="1188" w:type="dxa"/>
          </w:tcPr>
          <w:p w14:paraId="5FD02678" w14:textId="77777777" w:rsidR="00B946ED" w:rsidRDefault="00B946ED" w:rsidP="00B946ED">
            <w:pPr>
              <w:pStyle w:val="ListParagraph"/>
              <w:numPr>
                <w:ilvl w:val="0"/>
                <w:numId w:val="35"/>
              </w:numPr>
            </w:pPr>
          </w:p>
        </w:tc>
        <w:tc>
          <w:tcPr>
            <w:tcW w:w="1620" w:type="dxa"/>
          </w:tcPr>
          <w:p w14:paraId="4F60C034" w14:textId="77777777" w:rsidR="00B946ED" w:rsidRPr="00EA588F" w:rsidRDefault="00B946ED" w:rsidP="009A553D">
            <w:r>
              <w:t>ICD-GN01-010</w:t>
            </w:r>
          </w:p>
        </w:tc>
        <w:tc>
          <w:tcPr>
            <w:tcW w:w="6768" w:type="dxa"/>
          </w:tcPr>
          <w:p w14:paraId="4DBA7956" w14:textId="77777777" w:rsidR="00B946ED" w:rsidRDefault="00B946ED" w:rsidP="009A553D">
            <w:r>
              <w:t>STB Http Exported Functionality (SHEF) Interface Control Document (ICD)  1.6</w:t>
            </w:r>
          </w:p>
        </w:tc>
      </w:tr>
      <w:tr w:rsidR="00B946ED" w14:paraId="31A6E79A" w14:textId="77777777" w:rsidTr="009A553D">
        <w:trPr>
          <w:trHeight w:val="499"/>
        </w:trPr>
        <w:tc>
          <w:tcPr>
            <w:tcW w:w="1188" w:type="dxa"/>
          </w:tcPr>
          <w:p w14:paraId="3DB472A2" w14:textId="77777777" w:rsidR="00B946ED" w:rsidRDefault="00B946ED" w:rsidP="00B946ED">
            <w:pPr>
              <w:pStyle w:val="ListParagraph"/>
              <w:numPr>
                <w:ilvl w:val="0"/>
                <w:numId w:val="35"/>
              </w:numPr>
            </w:pPr>
            <w:bookmarkStart w:id="17" w:name="_Ref417476469"/>
          </w:p>
        </w:tc>
        <w:bookmarkEnd w:id="17"/>
        <w:tc>
          <w:tcPr>
            <w:tcW w:w="1620" w:type="dxa"/>
          </w:tcPr>
          <w:p w14:paraId="4E9E7303" w14:textId="77777777" w:rsidR="00B946ED" w:rsidRPr="00E11316" w:rsidRDefault="00B946ED" w:rsidP="009E5686"/>
        </w:tc>
        <w:tc>
          <w:tcPr>
            <w:tcW w:w="6768" w:type="dxa"/>
          </w:tcPr>
          <w:p w14:paraId="2FAF22D7" w14:textId="77777777" w:rsidR="00B946ED" w:rsidRPr="00E11316" w:rsidRDefault="00B946ED" w:rsidP="009E5686">
            <w:r w:rsidRPr="00E11316">
              <w:t>HTML5 A vocabulary and associated APIs for HTML and XHTML</w:t>
            </w:r>
          </w:p>
          <w:p w14:paraId="6CD86965" w14:textId="77777777" w:rsidR="00B946ED" w:rsidRPr="00E11316" w:rsidRDefault="00B946ED" w:rsidP="009E5686">
            <w:r w:rsidRPr="00E11316">
              <w:t>W3C Recommendation 28 October 2014</w:t>
            </w:r>
          </w:p>
          <w:p w14:paraId="455038FC" w14:textId="77777777" w:rsidR="00B946ED" w:rsidRPr="00E11316" w:rsidRDefault="00B946ED" w:rsidP="009E5686">
            <w:r w:rsidRPr="00E11316">
              <w:t>http://www.w3.org/TR/html5/embedded-content-0.html</w:t>
            </w:r>
          </w:p>
        </w:tc>
      </w:tr>
      <w:tr w:rsidR="00B946ED" w14:paraId="38A58D80" w14:textId="77777777" w:rsidTr="009A553D">
        <w:trPr>
          <w:cnfStyle w:val="000000100000" w:firstRow="0" w:lastRow="0" w:firstColumn="0" w:lastColumn="0" w:oddVBand="0" w:evenVBand="0" w:oddHBand="1" w:evenHBand="0" w:firstRowFirstColumn="0" w:firstRowLastColumn="0" w:lastRowFirstColumn="0" w:lastRowLastColumn="0"/>
          <w:trHeight w:val="499"/>
        </w:trPr>
        <w:tc>
          <w:tcPr>
            <w:tcW w:w="1188" w:type="dxa"/>
          </w:tcPr>
          <w:p w14:paraId="6B0FC06E" w14:textId="77777777" w:rsidR="00B946ED" w:rsidRPr="00EA588F" w:rsidRDefault="00B946ED" w:rsidP="009A553D"/>
        </w:tc>
        <w:tc>
          <w:tcPr>
            <w:tcW w:w="1620" w:type="dxa"/>
          </w:tcPr>
          <w:p w14:paraId="565632B9" w14:textId="77777777" w:rsidR="00B946ED" w:rsidRDefault="00B946ED" w:rsidP="009A553D"/>
        </w:tc>
        <w:tc>
          <w:tcPr>
            <w:tcW w:w="6768" w:type="dxa"/>
          </w:tcPr>
          <w:p w14:paraId="43E4B94D" w14:textId="77777777" w:rsidR="00B946ED" w:rsidRDefault="00B946ED" w:rsidP="009A553D"/>
        </w:tc>
      </w:tr>
    </w:tbl>
    <w:p w14:paraId="423228C3" w14:textId="77777777" w:rsidR="004B2E2B" w:rsidRDefault="004B2E2B" w:rsidP="00157F1C">
      <w:pPr>
        <w:pStyle w:val="Heading2"/>
      </w:pPr>
      <w:bookmarkStart w:id="18" w:name="_Toc427312855"/>
      <w:r>
        <w:t>Glossary</w:t>
      </w:r>
      <w:bookmarkEnd w:id="18"/>
    </w:p>
    <w:tbl>
      <w:tblPr>
        <w:tblStyle w:val="WhitePaperTables1"/>
        <w:tblW w:w="0" w:type="auto"/>
        <w:tblLook w:val="04A0" w:firstRow="1" w:lastRow="0" w:firstColumn="1" w:lastColumn="0" w:noHBand="0" w:noVBand="1"/>
      </w:tblPr>
      <w:tblGrid>
        <w:gridCol w:w="2358"/>
        <w:gridCol w:w="7218"/>
      </w:tblGrid>
      <w:tr w:rsidR="00830444" w14:paraId="1922B7CB" w14:textId="77777777" w:rsidTr="00044224">
        <w:trPr>
          <w:cnfStyle w:val="100000000000" w:firstRow="1" w:lastRow="0" w:firstColumn="0" w:lastColumn="0" w:oddVBand="0" w:evenVBand="0" w:oddHBand="0" w:evenHBand="0" w:firstRowFirstColumn="0" w:firstRowLastColumn="0" w:lastRowFirstColumn="0" w:lastRowLastColumn="0"/>
        </w:trPr>
        <w:tc>
          <w:tcPr>
            <w:tcW w:w="2358" w:type="dxa"/>
          </w:tcPr>
          <w:p w14:paraId="1952A2B3" w14:textId="77777777" w:rsidR="00830444" w:rsidRDefault="00830444" w:rsidP="00044224">
            <w:pPr>
              <w:rPr>
                <w:rFonts w:cs="Tahoma"/>
              </w:rPr>
            </w:pPr>
            <w:r>
              <w:rPr>
                <w:rFonts w:cs="Tahoma"/>
              </w:rPr>
              <w:t>Term</w:t>
            </w:r>
          </w:p>
        </w:tc>
        <w:tc>
          <w:tcPr>
            <w:tcW w:w="7218" w:type="dxa"/>
          </w:tcPr>
          <w:p w14:paraId="1238690C" w14:textId="77777777" w:rsidR="00830444" w:rsidRDefault="00830444" w:rsidP="00044224">
            <w:pPr>
              <w:rPr>
                <w:rFonts w:cs="Tahoma"/>
              </w:rPr>
            </w:pPr>
            <w:r>
              <w:rPr>
                <w:rFonts w:cs="Tahoma"/>
              </w:rPr>
              <w:t>Definition</w:t>
            </w:r>
          </w:p>
        </w:tc>
      </w:tr>
      <w:tr w:rsidR="00830444" w14:paraId="0B6EE715" w14:textId="77777777" w:rsidTr="00044224">
        <w:trPr>
          <w:cnfStyle w:val="000000100000" w:firstRow="0" w:lastRow="0" w:firstColumn="0" w:lastColumn="0" w:oddVBand="0" w:evenVBand="0" w:oddHBand="1" w:evenHBand="0" w:firstRowFirstColumn="0" w:firstRowLastColumn="0" w:lastRowFirstColumn="0" w:lastRowLastColumn="0"/>
        </w:trPr>
        <w:tc>
          <w:tcPr>
            <w:tcW w:w="2358" w:type="dxa"/>
          </w:tcPr>
          <w:p w14:paraId="63F1B6B1" w14:textId="77777777" w:rsidR="00830444" w:rsidRDefault="00830444" w:rsidP="00044224">
            <w:pPr>
              <w:rPr>
                <w:rFonts w:cs="Tahoma"/>
              </w:rPr>
            </w:pPr>
            <w:r>
              <w:rPr>
                <w:rFonts w:cs="Tahoma"/>
              </w:rPr>
              <w:t>STB</w:t>
            </w:r>
          </w:p>
        </w:tc>
        <w:tc>
          <w:tcPr>
            <w:tcW w:w="7218" w:type="dxa"/>
          </w:tcPr>
          <w:p w14:paraId="4AFA9D3C" w14:textId="77777777" w:rsidR="00830444" w:rsidRDefault="00830444" w:rsidP="00830444">
            <w:pPr>
              <w:rPr>
                <w:rFonts w:cs="Tahoma"/>
              </w:rPr>
            </w:pPr>
            <w:r>
              <w:rPr>
                <w:rFonts w:cs="Tahoma"/>
              </w:rPr>
              <w:t>Set Top Box</w:t>
            </w:r>
          </w:p>
        </w:tc>
      </w:tr>
      <w:tr w:rsidR="00830444" w14:paraId="14D2E83A" w14:textId="77777777" w:rsidTr="00044224">
        <w:tc>
          <w:tcPr>
            <w:tcW w:w="2358" w:type="dxa"/>
          </w:tcPr>
          <w:p w14:paraId="38A3D3C4" w14:textId="77777777" w:rsidR="00830444" w:rsidRDefault="00830444" w:rsidP="00044224">
            <w:pPr>
              <w:rPr>
                <w:rFonts w:cs="Tahoma"/>
              </w:rPr>
            </w:pPr>
            <w:r>
              <w:rPr>
                <w:rFonts w:cs="Tahoma"/>
              </w:rPr>
              <w:t>APG</w:t>
            </w:r>
          </w:p>
        </w:tc>
        <w:tc>
          <w:tcPr>
            <w:tcW w:w="7218" w:type="dxa"/>
          </w:tcPr>
          <w:p w14:paraId="7FFFD673" w14:textId="77777777" w:rsidR="00830444" w:rsidRDefault="00830444" w:rsidP="00044224">
            <w:pPr>
              <w:rPr>
                <w:rFonts w:cs="Tahoma"/>
              </w:rPr>
            </w:pPr>
            <w:r>
              <w:rPr>
                <w:rFonts w:cs="Tahoma"/>
              </w:rPr>
              <w:t>Advanced Program Guide</w:t>
            </w:r>
          </w:p>
        </w:tc>
      </w:tr>
      <w:tr w:rsidR="00830444" w14:paraId="2E5FC961" w14:textId="77777777" w:rsidTr="00044224">
        <w:trPr>
          <w:cnfStyle w:val="000000100000" w:firstRow="0" w:lastRow="0" w:firstColumn="0" w:lastColumn="0" w:oddVBand="0" w:evenVBand="0" w:oddHBand="1" w:evenHBand="0" w:firstRowFirstColumn="0" w:firstRowLastColumn="0" w:lastRowFirstColumn="0" w:lastRowLastColumn="0"/>
        </w:trPr>
        <w:tc>
          <w:tcPr>
            <w:tcW w:w="2358" w:type="dxa"/>
          </w:tcPr>
          <w:p w14:paraId="7A23A2A7" w14:textId="77777777" w:rsidR="00830444" w:rsidRDefault="00830444" w:rsidP="00044224">
            <w:pPr>
              <w:rPr>
                <w:rFonts w:cs="Tahoma"/>
              </w:rPr>
            </w:pPr>
            <w:r>
              <w:rPr>
                <w:rFonts w:cs="Tahoma"/>
              </w:rPr>
              <w:t>Cloud</w:t>
            </w:r>
          </w:p>
        </w:tc>
        <w:tc>
          <w:tcPr>
            <w:tcW w:w="7218" w:type="dxa"/>
          </w:tcPr>
          <w:p w14:paraId="4423D99A" w14:textId="77777777" w:rsidR="00830444" w:rsidRDefault="00830444" w:rsidP="00044224">
            <w:pPr>
              <w:rPr>
                <w:rFonts w:cs="Tahoma"/>
              </w:rPr>
            </w:pPr>
            <w:r>
              <w:rPr>
                <w:rFonts w:cs="Tahoma"/>
              </w:rPr>
              <w:t>Search Data retrieved via Broadband Internet</w:t>
            </w:r>
          </w:p>
        </w:tc>
      </w:tr>
      <w:tr w:rsidR="00830444" w14:paraId="281FA35F" w14:textId="77777777" w:rsidTr="00044224">
        <w:tc>
          <w:tcPr>
            <w:tcW w:w="2358" w:type="dxa"/>
          </w:tcPr>
          <w:p w14:paraId="2BBD5F50" w14:textId="77777777" w:rsidR="00830444" w:rsidRDefault="00830444" w:rsidP="00044224">
            <w:pPr>
              <w:rPr>
                <w:rFonts w:cs="Tahoma"/>
              </w:rPr>
            </w:pPr>
            <w:r>
              <w:rPr>
                <w:rFonts w:cs="Tahoma"/>
              </w:rPr>
              <w:t>Headend</w:t>
            </w:r>
          </w:p>
        </w:tc>
        <w:tc>
          <w:tcPr>
            <w:tcW w:w="7218" w:type="dxa"/>
          </w:tcPr>
          <w:p w14:paraId="1AFE4812" w14:textId="77777777" w:rsidR="00830444" w:rsidRDefault="00830444" w:rsidP="00044224">
            <w:pPr>
              <w:rPr>
                <w:rFonts w:cs="Tahoma"/>
              </w:rPr>
            </w:pPr>
            <w:r>
              <w:rPr>
                <w:rFonts w:cs="Tahoma"/>
              </w:rPr>
              <w:t>DIRECTV systems that the STB receives either through the Satellite feed or the Internet.</w:t>
            </w:r>
            <w:r w:rsidR="00F226A0">
              <w:rPr>
                <w:rFonts w:cs="Tahoma"/>
              </w:rPr>
              <w:t xml:space="preserve"> </w:t>
            </w:r>
          </w:p>
        </w:tc>
      </w:tr>
    </w:tbl>
    <w:p w14:paraId="60CB3C44" w14:textId="77777777" w:rsidR="00157F1C" w:rsidRDefault="00EA588F" w:rsidP="00157F1C">
      <w:pPr>
        <w:pStyle w:val="Heading1"/>
      </w:pPr>
      <w:bookmarkStart w:id="19" w:name="_Toc427312856"/>
      <w:r>
        <w:t>General Functions</w:t>
      </w:r>
      <w:bookmarkEnd w:id="19"/>
    </w:p>
    <w:p w14:paraId="6FD3E4DA" w14:textId="77777777" w:rsidR="00EA588F" w:rsidRPr="00B33C7B" w:rsidRDefault="00EA588F">
      <w:r>
        <w:t>This section describes all general requirements that must be supported by the STB.</w:t>
      </w:r>
    </w:p>
    <w:p w14:paraId="2EFF6B78" w14:textId="77777777" w:rsidR="008A16B0" w:rsidRDefault="00EA588F" w:rsidP="00091F7A">
      <w:pPr>
        <w:pStyle w:val="Heading2"/>
      </w:pPr>
      <w:bookmarkStart w:id="20" w:name="_Toc427312857"/>
      <w:r>
        <w:t>Compliance to Reference Documents</w:t>
      </w:r>
      <w:bookmarkEnd w:id="20"/>
    </w:p>
    <w:p w14:paraId="36910278" w14:textId="741878CD" w:rsidR="00D60721" w:rsidRPr="009278D7" w:rsidRDefault="00D60721" w:rsidP="00D60721">
      <w:pPr>
        <w:rPr>
          <w:color w:val="C94A05" w:themeColor="accent2" w:themeShade="BF"/>
        </w:rPr>
      </w:pPr>
      <w:r w:rsidRPr="009278D7">
        <w:rPr>
          <w:color w:val="C94A05" w:themeColor="accent2" w:themeShade="BF"/>
        </w:rPr>
        <w:t>N/A</w:t>
      </w:r>
    </w:p>
    <w:p w14:paraId="26BF7C8D" w14:textId="77777777" w:rsidR="00875282" w:rsidRPr="00452843" w:rsidRDefault="00875282" w:rsidP="00452843">
      <w:pPr>
        <w:rPr>
          <w:vanish/>
        </w:rPr>
      </w:pPr>
    </w:p>
    <w:p w14:paraId="23742C79" w14:textId="52703AEA" w:rsidR="00D60721" w:rsidRPr="00D60721" w:rsidRDefault="00FF2911" w:rsidP="00D60721">
      <w:pPr>
        <w:pStyle w:val="Heading2"/>
      </w:pPr>
      <w:bookmarkStart w:id="21" w:name="_Toc427312858"/>
      <w:r>
        <w:t>Video Control Capability</w:t>
      </w:r>
      <w:bookmarkEnd w:id="21"/>
    </w:p>
    <w:p w14:paraId="4B2720B1" w14:textId="77777777" w:rsidR="006323C3" w:rsidRPr="00303EB1" w:rsidRDefault="006323C3" w:rsidP="006323C3"/>
    <w:p w14:paraId="371DF307" w14:textId="77777777" w:rsidR="00901BDC" w:rsidRDefault="00186825" w:rsidP="00901BDC">
      <w:pPr>
        <w:pStyle w:val="RequirementNumber"/>
      </w:pPr>
      <w:proofErr w:type="gramStart"/>
      <w:r>
        <w:t>R[</w:t>
      </w:r>
      <w:proofErr w:type="gramEnd"/>
      <w:r>
        <w:t>2</w:t>
      </w:r>
      <w:r w:rsidR="00901BDC">
        <w:t>.2</w:t>
      </w:r>
      <w:r w:rsidR="006323C3" w:rsidRPr="00303EB1">
        <w:t xml:space="preserve">-1] </w:t>
      </w:r>
      <w:r w:rsidR="006323C3" w:rsidRPr="00303EB1">
        <w:tab/>
      </w:r>
    </w:p>
    <w:p w14:paraId="13012D63" w14:textId="532D2388" w:rsidR="00D60721" w:rsidRDefault="006323C3" w:rsidP="00901BDC">
      <w:pPr>
        <w:pStyle w:val="Requirement"/>
        <w:rPr>
          <w:color w:val="7030A0"/>
        </w:rPr>
      </w:pPr>
      <w:r w:rsidRPr="00303EB1">
        <w:t xml:space="preserve">The STB shall allow applications to play media from </w:t>
      </w:r>
      <w:r w:rsidR="00897A4A">
        <w:t xml:space="preserve">VOD, </w:t>
      </w:r>
      <w:r w:rsidRPr="00303EB1">
        <w:t>DVR, MP4, C3</w:t>
      </w:r>
      <w:r w:rsidR="00FA5431" w:rsidRPr="0074429D">
        <w:rPr>
          <w:color w:val="C94A05" w:themeColor="accent2" w:themeShade="BF"/>
        </w:rPr>
        <w:t>, HLS</w:t>
      </w:r>
      <w:r w:rsidRPr="0074429D">
        <w:rPr>
          <w:color w:val="C94A05" w:themeColor="accent2" w:themeShade="BF"/>
        </w:rPr>
        <w:t xml:space="preserve"> </w:t>
      </w:r>
      <w:r w:rsidRPr="00303EB1">
        <w:t>and Live TV</w:t>
      </w:r>
      <w:r w:rsidR="00575354">
        <w:t xml:space="preserve"> </w:t>
      </w:r>
      <w:r w:rsidR="00575354" w:rsidRPr="00575354">
        <w:rPr>
          <w:color w:val="7030A0"/>
        </w:rPr>
        <w:t xml:space="preserve">through </w:t>
      </w:r>
      <w:r w:rsidR="00FA5431">
        <w:rPr>
          <w:color w:val="7030A0"/>
        </w:rPr>
        <w:t xml:space="preserve">the </w:t>
      </w:r>
      <w:r w:rsidR="00575354" w:rsidRPr="00575354">
        <w:rPr>
          <w:color w:val="7030A0"/>
        </w:rPr>
        <w:t>Java</w:t>
      </w:r>
      <w:del w:id="22" w:author="Matt Thompson" w:date="2015-08-19T14:05:00Z">
        <w:r w:rsidR="00575354" w:rsidRPr="00575354" w:rsidDel="00FA5431">
          <w:rPr>
            <w:color w:val="7030A0"/>
          </w:rPr>
          <w:delText xml:space="preserve"> </w:delText>
        </w:r>
      </w:del>
      <w:r w:rsidR="00575354" w:rsidRPr="00575354">
        <w:rPr>
          <w:color w:val="7030A0"/>
        </w:rPr>
        <w:t>Script video object.</w:t>
      </w:r>
    </w:p>
    <w:p w14:paraId="05B8FFE3" w14:textId="77777777" w:rsidR="00D60721" w:rsidRDefault="00D60721">
      <w:pPr>
        <w:rPr>
          <w:color w:val="7030A0"/>
        </w:rPr>
      </w:pPr>
      <w:r>
        <w:rPr>
          <w:color w:val="7030A0"/>
        </w:rPr>
        <w:br w:type="page"/>
      </w:r>
    </w:p>
    <w:p w14:paraId="2F36DA46" w14:textId="77777777" w:rsidR="00752FDF" w:rsidRPr="00303EB1" w:rsidRDefault="00752FDF" w:rsidP="00752FDF">
      <w:pPr>
        <w:pStyle w:val="Heading3"/>
      </w:pPr>
      <w:bookmarkStart w:id="23" w:name="_Toc427312859"/>
      <w:r>
        <w:lastRenderedPageBreak/>
        <w:t>Application Termination</w:t>
      </w:r>
      <w:bookmarkEnd w:id="23"/>
    </w:p>
    <w:p w14:paraId="666088D1" w14:textId="77777777" w:rsidR="00901BDC" w:rsidRDefault="00186825" w:rsidP="00901BDC">
      <w:pPr>
        <w:pStyle w:val="RequirementNumber"/>
      </w:pPr>
      <w:proofErr w:type="gramStart"/>
      <w:r>
        <w:t>R[</w:t>
      </w:r>
      <w:proofErr w:type="gramEnd"/>
      <w:r>
        <w:t>2</w:t>
      </w:r>
      <w:r w:rsidR="00901BDC">
        <w:t>.2.1</w:t>
      </w:r>
      <w:r w:rsidR="006323C3" w:rsidRPr="00303EB1">
        <w:t>-2]</w:t>
      </w:r>
      <w:r w:rsidR="006323C3" w:rsidRPr="00303EB1">
        <w:tab/>
      </w:r>
    </w:p>
    <w:p w14:paraId="206DAE84" w14:textId="77777777" w:rsidR="006323C3" w:rsidRPr="00303EB1" w:rsidRDefault="00620F1B" w:rsidP="00901BDC">
      <w:pPr>
        <w:pStyle w:val="Requirement"/>
      </w:pPr>
      <w:r w:rsidRPr="00303EB1">
        <w:t xml:space="preserve">The STB shall not automatically terminate an </w:t>
      </w:r>
      <w:r>
        <w:t xml:space="preserve">HTML5 </w:t>
      </w:r>
      <w:r w:rsidRPr="00303EB1">
        <w:t>application when</w:t>
      </w:r>
      <w:r>
        <w:t>:</w:t>
      </w:r>
    </w:p>
    <w:p w14:paraId="2ACCC9B5" w14:textId="77777777" w:rsidR="006323C3" w:rsidRPr="00303EB1" w:rsidRDefault="006323C3" w:rsidP="006323C3">
      <w:pPr>
        <w:pStyle w:val="ListParagraph"/>
        <w:numPr>
          <w:ilvl w:val="0"/>
          <w:numId w:val="21"/>
        </w:numPr>
        <w:spacing w:before="0" w:after="0" w:line="240" w:lineRule="auto"/>
        <w:contextualSpacing w:val="0"/>
      </w:pPr>
      <w:r w:rsidRPr="00303EB1">
        <w:t>Application made call to channel tune</w:t>
      </w:r>
    </w:p>
    <w:p w14:paraId="0D62F0BC" w14:textId="77777777" w:rsidR="006323C3" w:rsidRPr="00303EB1" w:rsidRDefault="006323C3" w:rsidP="006323C3">
      <w:pPr>
        <w:pStyle w:val="ListParagraph"/>
        <w:numPr>
          <w:ilvl w:val="0"/>
          <w:numId w:val="21"/>
        </w:numPr>
        <w:spacing w:before="0" w:after="0" w:line="240" w:lineRule="auto"/>
        <w:contextualSpacing w:val="0"/>
      </w:pPr>
      <w:r w:rsidRPr="00303EB1">
        <w:t>Application made call to playback VOD/DVR/C3/MP4</w:t>
      </w:r>
      <w:r w:rsidR="00FA5431">
        <w:t>/HLS</w:t>
      </w:r>
    </w:p>
    <w:p w14:paraId="27BA16D1" w14:textId="77777777" w:rsidR="006323C3" w:rsidRPr="00303EB1" w:rsidRDefault="006323C3" w:rsidP="006323C3">
      <w:pPr>
        <w:pStyle w:val="ListParagraph"/>
        <w:numPr>
          <w:ilvl w:val="0"/>
          <w:numId w:val="21"/>
        </w:numPr>
        <w:spacing w:before="0" w:after="0" w:line="240" w:lineRule="auto"/>
        <w:contextualSpacing w:val="0"/>
      </w:pPr>
      <w:r w:rsidRPr="00303EB1">
        <w:t>Application made call to go to live TV</w:t>
      </w:r>
    </w:p>
    <w:p w14:paraId="290A2472" w14:textId="77777777" w:rsidR="006323C3" w:rsidRPr="00302170" w:rsidRDefault="006323C3" w:rsidP="006323C3">
      <w:pPr>
        <w:pStyle w:val="ListParagraph"/>
        <w:numPr>
          <w:ilvl w:val="0"/>
          <w:numId w:val="21"/>
        </w:numPr>
        <w:spacing w:before="0" w:after="0" w:line="240" w:lineRule="auto"/>
        <w:contextualSpacing w:val="0"/>
      </w:pPr>
      <w:r w:rsidRPr="00303EB1">
        <w:t>Application requested Trickplay functiona</w:t>
      </w:r>
      <w:r w:rsidRPr="00302170">
        <w:t xml:space="preserve">lity </w:t>
      </w:r>
    </w:p>
    <w:p w14:paraId="0524FF10" w14:textId="77777777" w:rsidR="006323C3" w:rsidRPr="00302170" w:rsidRDefault="006323C3" w:rsidP="006323C3">
      <w:pPr>
        <w:pStyle w:val="ListParagraph"/>
        <w:numPr>
          <w:ilvl w:val="0"/>
          <w:numId w:val="21"/>
        </w:numPr>
        <w:spacing w:before="0" w:after="0" w:line="240" w:lineRule="auto"/>
        <w:contextualSpacing w:val="0"/>
      </w:pPr>
      <w:r w:rsidRPr="00302170">
        <w:t>SHEF trickplay command</w:t>
      </w:r>
    </w:p>
    <w:p w14:paraId="7759AD86" w14:textId="77777777" w:rsidR="006323C3" w:rsidRPr="00302170" w:rsidRDefault="006323C3" w:rsidP="006323C3">
      <w:pPr>
        <w:pStyle w:val="ListParagraph"/>
        <w:numPr>
          <w:ilvl w:val="0"/>
          <w:numId w:val="21"/>
        </w:numPr>
        <w:spacing w:before="0" w:after="0" w:line="240" w:lineRule="auto"/>
        <w:contextualSpacing w:val="0"/>
      </w:pPr>
      <w:r w:rsidRPr="00302170">
        <w:t xml:space="preserve">Remote control </w:t>
      </w:r>
      <w:proofErr w:type="spellStart"/>
      <w:r w:rsidRPr="00302170">
        <w:t>keypress</w:t>
      </w:r>
      <w:proofErr w:type="spellEnd"/>
    </w:p>
    <w:p w14:paraId="4662EE08" w14:textId="77777777" w:rsidR="006323C3" w:rsidRDefault="006323C3" w:rsidP="006323C3">
      <w:pPr>
        <w:pStyle w:val="ListParagraph"/>
        <w:numPr>
          <w:ilvl w:val="0"/>
          <w:numId w:val="21"/>
        </w:numPr>
        <w:spacing w:before="0" w:after="0" w:line="240" w:lineRule="auto"/>
        <w:contextualSpacing w:val="0"/>
      </w:pPr>
      <w:r w:rsidRPr="00302170">
        <w:t>Native UI requested entry into review buffer</w:t>
      </w:r>
    </w:p>
    <w:p w14:paraId="5C528897" w14:textId="77777777" w:rsidR="00575354" w:rsidRPr="00302170" w:rsidRDefault="00575354" w:rsidP="00575354">
      <w:pPr>
        <w:pStyle w:val="ListParagraph"/>
        <w:numPr>
          <w:ilvl w:val="0"/>
          <w:numId w:val="21"/>
        </w:numPr>
        <w:spacing w:before="0" w:after="0" w:line="240" w:lineRule="auto"/>
        <w:contextualSpacing w:val="0"/>
      </w:pPr>
      <w:r w:rsidRPr="0074429D">
        <w:t xml:space="preserve">App. requested </w:t>
      </w:r>
      <w:r w:rsidRPr="00302170">
        <w:t>entry into review buffer</w:t>
      </w:r>
    </w:p>
    <w:p w14:paraId="654EE0F8" w14:textId="77777777" w:rsidR="00575354" w:rsidRPr="00302170" w:rsidRDefault="00575354" w:rsidP="00575354">
      <w:pPr>
        <w:pStyle w:val="ListParagraph"/>
        <w:spacing w:before="0" w:after="0" w:line="240" w:lineRule="auto"/>
        <w:ind w:left="1800"/>
        <w:contextualSpacing w:val="0"/>
      </w:pPr>
    </w:p>
    <w:p w14:paraId="1E197B50" w14:textId="77777777" w:rsidR="006323C3" w:rsidRPr="00302170" w:rsidRDefault="006323C3" w:rsidP="006323C3">
      <w:pPr>
        <w:pStyle w:val="ListParagraph"/>
        <w:ind w:left="1800"/>
      </w:pPr>
    </w:p>
    <w:p w14:paraId="529C7125" w14:textId="77777777" w:rsidR="00901BDC" w:rsidRPr="00302170" w:rsidRDefault="00186825" w:rsidP="00901BDC">
      <w:pPr>
        <w:pStyle w:val="RequirementNumber"/>
      </w:pPr>
      <w:proofErr w:type="gramStart"/>
      <w:r w:rsidRPr="00302170">
        <w:t>R[</w:t>
      </w:r>
      <w:proofErr w:type="gramEnd"/>
      <w:r w:rsidRPr="00302170">
        <w:t>2</w:t>
      </w:r>
      <w:r w:rsidR="00901BDC" w:rsidRPr="00302170">
        <w:t>.2.1</w:t>
      </w:r>
      <w:r w:rsidR="006323C3" w:rsidRPr="00302170">
        <w:t>-3]</w:t>
      </w:r>
      <w:r w:rsidR="006323C3" w:rsidRPr="00302170">
        <w:tab/>
      </w:r>
    </w:p>
    <w:p w14:paraId="56AD8469" w14:textId="77777777" w:rsidR="006323C3" w:rsidRPr="00302170" w:rsidRDefault="006323C3" w:rsidP="00901BDC">
      <w:pPr>
        <w:pStyle w:val="Requirement"/>
      </w:pPr>
      <w:r w:rsidRPr="00302170">
        <w:t xml:space="preserve">The STB shall provide the option in the JavaScript layer for the application to terminate itself if required when any case </w:t>
      </w:r>
      <w:r w:rsidRPr="0074429D">
        <w:t xml:space="preserve">in </w:t>
      </w:r>
      <w:proofErr w:type="gramStart"/>
      <w:r w:rsidR="00186825" w:rsidRPr="0074429D">
        <w:t>R[</w:t>
      </w:r>
      <w:proofErr w:type="gramEnd"/>
      <w:r w:rsidR="00186825" w:rsidRPr="0074429D">
        <w:t>2</w:t>
      </w:r>
      <w:r w:rsidR="00901BDC" w:rsidRPr="0074429D">
        <w:t>.2</w:t>
      </w:r>
      <w:r w:rsidR="00575354" w:rsidRPr="0074429D">
        <w:t>.1</w:t>
      </w:r>
      <w:r w:rsidRPr="0074429D">
        <w:t xml:space="preserve">-2] is </w:t>
      </w:r>
      <w:r w:rsidRPr="00302170">
        <w:t>encountered.</w:t>
      </w:r>
    </w:p>
    <w:p w14:paraId="59BDA688" w14:textId="77777777" w:rsidR="006323C3" w:rsidRDefault="006323C3" w:rsidP="006323C3">
      <w:pPr>
        <w:pStyle w:val="ListParagraph"/>
        <w:ind w:left="1440" w:hanging="1440"/>
      </w:pPr>
    </w:p>
    <w:p w14:paraId="5BAA88F2" w14:textId="77777777" w:rsidR="00901BDC" w:rsidRDefault="00186825" w:rsidP="00901BDC">
      <w:pPr>
        <w:pStyle w:val="RequirementNumber"/>
      </w:pPr>
      <w:proofErr w:type="gramStart"/>
      <w:r>
        <w:t>R[</w:t>
      </w:r>
      <w:proofErr w:type="gramEnd"/>
      <w:r>
        <w:t>2</w:t>
      </w:r>
      <w:r w:rsidR="00901BDC">
        <w:t>.2.1</w:t>
      </w:r>
      <w:r w:rsidR="006323C3" w:rsidRPr="00303EB1">
        <w:t>-4]</w:t>
      </w:r>
      <w:r w:rsidR="006323C3" w:rsidRPr="00303EB1">
        <w:tab/>
      </w:r>
    </w:p>
    <w:p w14:paraId="38548814" w14:textId="77777777" w:rsidR="006323C3" w:rsidRPr="00303EB1" w:rsidRDefault="006323C3" w:rsidP="00901BDC">
      <w:pPr>
        <w:pStyle w:val="Requirement"/>
      </w:pPr>
      <w:r w:rsidRPr="00303EB1">
        <w:t>The STB shall always terminate an application when</w:t>
      </w:r>
    </w:p>
    <w:p w14:paraId="1DF52AC7" w14:textId="77777777" w:rsidR="006323C3" w:rsidRPr="00303EB1" w:rsidRDefault="006323C3" w:rsidP="006323C3">
      <w:pPr>
        <w:pStyle w:val="ListParagraph"/>
        <w:numPr>
          <w:ilvl w:val="0"/>
          <w:numId w:val="21"/>
        </w:numPr>
        <w:spacing w:before="0" w:after="0" w:line="240" w:lineRule="auto"/>
        <w:contextualSpacing w:val="0"/>
      </w:pPr>
      <w:r w:rsidRPr="00303EB1">
        <w:t>Native UI tunes</w:t>
      </w:r>
      <w:r w:rsidR="00FA5431">
        <w:t xml:space="preserve"> </w:t>
      </w:r>
      <w:r w:rsidR="00FA5431" w:rsidRPr="0074429D">
        <w:rPr>
          <w:color w:val="C94A05" w:themeColor="accent2" w:themeShade="BF"/>
        </w:rPr>
        <w:t>to new</w:t>
      </w:r>
      <w:r w:rsidRPr="0074429D">
        <w:rPr>
          <w:color w:val="C94A05" w:themeColor="accent2" w:themeShade="BF"/>
        </w:rPr>
        <w:t xml:space="preserve"> </w:t>
      </w:r>
      <w:r w:rsidRPr="00303EB1">
        <w:t>channel</w:t>
      </w:r>
    </w:p>
    <w:p w14:paraId="6176E105" w14:textId="77777777" w:rsidR="006323C3" w:rsidRPr="00303EB1" w:rsidRDefault="006323C3" w:rsidP="006323C3">
      <w:pPr>
        <w:pStyle w:val="ListParagraph"/>
        <w:numPr>
          <w:ilvl w:val="0"/>
          <w:numId w:val="21"/>
        </w:numPr>
        <w:spacing w:before="0" w:after="0" w:line="240" w:lineRule="auto"/>
        <w:contextualSpacing w:val="0"/>
      </w:pPr>
      <w:r w:rsidRPr="00303EB1">
        <w:t>Native UI starts playback VOD/DVR/C3/MP4</w:t>
      </w:r>
    </w:p>
    <w:p w14:paraId="28A356A8" w14:textId="77777777" w:rsidR="006323C3" w:rsidRPr="00303EB1" w:rsidRDefault="006323C3" w:rsidP="006323C3"/>
    <w:p w14:paraId="1D403CB5" w14:textId="77777777" w:rsidR="00901BDC" w:rsidRDefault="00186825" w:rsidP="00901BDC">
      <w:pPr>
        <w:pStyle w:val="RequirementNumber"/>
      </w:pPr>
      <w:proofErr w:type="gramStart"/>
      <w:r>
        <w:t>R[</w:t>
      </w:r>
      <w:proofErr w:type="gramEnd"/>
      <w:r>
        <w:t>2</w:t>
      </w:r>
      <w:r w:rsidR="00901BDC">
        <w:t>.2.1</w:t>
      </w:r>
      <w:r w:rsidR="006323C3">
        <w:t>-5</w:t>
      </w:r>
      <w:r w:rsidR="00901BDC">
        <w:t>]</w:t>
      </w:r>
    </w:p>
    <w:p w14:paraId="44659EC8" w14:textId="77777777" w:rsidR="006323C3" w:rsidRPr="0061379A" w:rsidRDefault="006323C3" w:rsidP="00901BDC">
      <w:pPr>
        <w:pStyle w:val="Requirement"/>
      </w:pPr>
      <w:r w:rsidRPr="0061379A">
        <w:t>The STB shall allow for the application to use callbacks to ensure a clean shutdown when it is required to terminate itself.</w:t>
      </w:r>
    </w:p>
    <w:p w14:paraId="09892CE3" w14:textId="77777777" w:rsidR="006323C3" w:rsidRDefault="006323C3" w:rsidP="006323C3"/>
    <w:p w14:paraId="6E8BA5DA" w14:textId="77777777" w:rsidR="00752FDF" w:rsidRDefault="00752FDF" w:rsidP="00752FDF">
      <w:pPr>
        <w:pStyle w:val="Heading3"/>
      </w:pPr>
      <w:bookmarkStart w:id="24" w:name="_Toc427312860"/>
      <w:r>
        <w:t>Video Status Exchange</w:t>
      </w:r>
      <w:bookmarkEnd w:id="24"/>
    </w:p>
    <w:p w14:paraId="253D5506" w14:textId="77777777" w:rsidR="00D60721" w:rsidRPr="00D60721" w:rsidRDefault="00D60721" w:rsidP="00D60721"/>
    <w:p w14:paraId="7E668E88" w14:textId="77777777" w:rsidR="00901BDC" w:rsidRDefault="00186825" w:rsidP="00901BDC">
      <w:pPr>
        <w:pStyle w:val="RequirementNumber"/>
      </w:pPr>
      <w:proofErr w:type="gramStart"/>
      <w:r>
        <w:t>R[</w:t>
      </w:r>
      <w:proofErr w:type="gramEnd"/>
      <w:r>
        <w:t>2</w:t>
      </w:r>
      <w:r w:rsidR="00901BDC">
        <w:t>.2.2-1</w:t>
      </w:r>
      <w:r w:rsidR="006323C3" w:rsidRPr="00303EB1">
        <w:t xml:space="preserve">] </w:t>
      </w:r>
    </w:p>
    <w:p w14:paraId="3F76FECD" w14:textId="77777777" w:rsidR="006323C3" w:rsidRPr="00303EB1" w:rsidRDefault="006323C3" w:rsidP="00901BDC">
      <w:pPr>
        <w:pStyle w:val="Requirement"/>
      </w:pPr>
      <w:r w:rsidRPr="00303EB1">
        <w:t xml:space="preserve">The </w:t>
      </w:r>
      <w:r w:rsidRPr="00901BDC">
        <w:t>STB</w:t>
      </w:r>
      <w:r w:rsidRPr="00303EB1">
        <w:t xml:space="preserve"> shall </w:t>
      </w:r>
      <w:r w:rsidRPr="00901BDC">
        <w:t>report</w:t>
      </w:r>
      <w:r w:rsidRPr="00303EB1">
        <w:t xml:space="preserve"> </w:t>
      </w:r>
      <w:r w:rsidR="008733CB">
        <w:t xml:space="preserve">the following </w:t>
      </w:r>
      <w:r w:rsidRPr="00303EB1">
        <w:t>v</w:t>
      </w:r>
      <w:r w:rsidR="008733CB">
        <w:t>ideo status to the application:</w:t>
      </w:r>
    </w:p>
    <w:p w14:paraId="5319E101" w14:textId="77777777" w:rsidR="006323C3" w:rsidRPr="00303EB1" w:rsidRDefault="006323C3" w:rsidP="006323C3">
      <w:pPr>
        <w:pStyle w:val="ListParagraph"/>
        <w:numPr>
          <w:ilvl w:val="0"/>
          <w:numId w:val="21"/>
        </w:numPr>
        <w:spacing w:before="0" w:after="0" w:line="240" w:lineRule="auto"/>
        <w:contextualSpacing w:val="0"/>
      </w:pPr>
      <w:r w:rsidRPr="00303EB1">
        <w:t>Start of media</w:t>
      </w:r>
    </w:p>
    <w:p w14:paraId="22D9B7BC" w14:textId="77777777" w:rsidR="006323C3" w:rsidRPr="00303EB1" w:rsidRDefault="006323C3" w:rsidP="006323C3">
      <w:pPr>
        <w:pStyle w:val="ListParagraph"/>
        <w:numPr>
          <w:ilvl w:val="0"/>
          <w:numId w:val="21"/>
        </w:numPr>
        <w:spacing w:before="0" w:after="0" w:line="240" w:lineRule="auto"/>
        <w:contextualSpacing w:val="0"/>
      </w:pPr>
      <w:r w:rsidRPr="00303EB1">
        <w:t>End of media</w:t>
      </w:r>
    </w:p>
    <w:p w14:paraId="156A6F02" w14:textId="77777777" w:rsidR="006323C3" w:rsidRPr="00303EB1" w:rsidRDefault="006323C3" w:rsidP="006323C3">
      <w:pPr>
        <w:pStyle w:val="ListParagraph"/>
        <w:numPr>
          <w:ilvl w:val="0"/>
          <w:numId w:val="21"/>
        </w:numPr>
        <w:spacing w:before="0" w:after="0" w:line="240" w:lineRule="auto"/>
        <w:contextualSpacing w:val="0"/>
      </w:pPr>
      <w:r w:rsidRPr="00303EB1">
        <w:t>Current position</w:t>
      </w:r>
    </w:p>
    <w:p w14:paraId="2F314CAF" w14:textId="77777777" w:rsidR="006323C3" w:rsidRDefault="006323C3" w:rsidP="006323C3">
      <w:pPr>
        <w:pStyle w:val="ListParagraph"/>
        <w:numPr>
          <w:ilvl w:val="0"/>
          <w:numId w:val="21"/>
        </w:numPr>
        <w:spacing w:before="0" w:after="0" w:line="240" w:lineRule="auto"/>
        <w:contextualSpacing w:val="0"/>
      </w:pPr>
      <w:r w:rsidRPr="00303EB1">
        <w:lastRenderedPageBreak/>
        <w:t>Buffered position</w:t>
      </w:r>
    </w:p>
    <w:p w14:paraId="1157AED1" w14:textId="77777777" w:rsidR="00237591" w:rsidRDefault="00237591" w:rsidP="006323C3">
      <w:pPr>
        <w:pStyle w:val="ListParagraph"/>
        <w:numPr>
          <w:ilvl w:val="0"/>
          <w:numId w:val="21"/>
        </w:numPr>
        <w:spacing w:before="0" w:after="0" w:line="240" w:lineRule="auto"/>
        <w:contextualSpacing w:val="0"/>
      </w:pPr>
      <w:r>
        <w:t>Current position relative to buffered position</w:t>
      </w:r>
    </w:p>
    <w:p w14:paraId="6BDA4836" w14:textId="77777777" w:rsidR="00237591" w:rsidRDefault="00237591" w:rsidP="00237591">
      <w:pPr>
        <w:pStyle w:val="ListParagraph"/>
        <w:numPr>
          <w:ilvl w:val="0"/>
          <w:numId w:val="21"/>
        </w:numPr>
        <w:spacing w:before="0" w:after="0" w:line="240" w:lineRule="auto"/>
        <w:contextualSpacing w:val="0"/>
      </w:pPr>
      <w:r>
        <w:t>Current position relative to program duration</w:t>
      </w:r>
    </w:p>
    <w:p w14:paraId="301139FA" w14:textId="77777777" w:rsidR="00237591" w:rsidRDefault="00237591" w:rsidP="00237591">
      <w:pPr>
        <w:pStyle w:val="ListParagraph"/>
        <w:spacing w:before="0" w:after="0" w:line="240" w:lineRule="auto"/>
        <w:ind w:left="1800"/>
        <w:contextualSpacing w:val="0"/>
      </w:pPr>
    </w:p>
    <w:p w14:paraId="1FE9F720" w14:textId="77777777" w:rsidR="008733CB" w:rsidRPr="00303EB1" w:rsidRDefault="008733CB" w:rsidP="00901BDC">
      <w:pPr>
        <w:pStyle w:val="ListParagraph"/>
        <w:spacing w:before="0" w:after="0" w:line="240" w:lineRule="auto"/>
        <w:ind w:left="1800"/>
        <w:contextualSpacing w:val="0"/>
      </w:pPr>
    </w:p>
    <w:p w14:paraId="6DBA4F27" w14:textId="77777777" w:rsidR="00901BDC" w:rsidRDefault="00186825" w:rsidP="00901BDC">
      <w:pPr>
        <w:pStyle w:val="RequirementNumber"/>
      </w:pPr>
      <w:proofErr w:type="gramStart"/>
      <w:r>
        <w:t>R[</w:t>
      </w:r>
      <w:proofErr w:type="gramEnd"/>
      <w:r>
        <w:t>2</w:t>
      </w:r>
      <w:r w:rsidR="00901BDC">
        <w:t>.2.2-2</w:t>
      </w:r>
      <w:r w:rsidR="008733CB" w:rsidRPr="00303EB1">
        <w:t xml:space="preserve">] </w:t>
      </w:r>
      <w:r w:rsidR="008733CB" w:rsidRPr="00303EB1">
        <w:tab/>
      </w:r>
    </w:p>
    <w:p w14:paraId="1F7B84C7" w14:textId="77777777" w:rsidR="008733CB" w:rsidRPr="00303EB1" w:rsidRDefault="008733CB" w:rsidP="00901BDC">
      <w:pPr>
        <w:pStyle w:val="Requirement"/>
      </w:pPr>
      <w:r w:rsidRPr="00303EB1">
        <w:t xml:space="preserve">The STB shall report </w:t>
      </w:r>
      <w:r>
        <w:t xml:space="preserve">the following </w:t>
      </w:r>
      <w:r w:rsidRPr="00303EB1">
        <w:t>v</w:t>
      </w:r>
      <w:r>
        <w:t>ideo errors to the application:</w:t>
      </w:r>
    </w:p>
    <w:p w14:paraId="60A198A3" w14:textId="77777777" w:rsidR="006323C3" w:rsidRPr="00303EB1" w:rsidRDefault="006323C3" w:rsidP="008733CB">
      <w:pPr>
        <w:pStyle w:val="ListParagraph"/>
        <w:numPr>
          <w:ilvl w:val="0"/>
          <w:numId w:val="32"/>
        </w:numPr>
        <w:spacing w:before="0" w:after="0" w:line="240" w:lineRule="auto"/>
      </w:pPr>
      <w:r w:rsidRPr="00303EB1">
        <w:t>Internet down</w:t>
      </w:r>
    </w:p>
    <w:p w14:paraId="326996F5" w14:textId="77777777" w:rsidR="006323C3" w:rsidRPr="00303EB1" w:rsidRDefault="006323C3" w:rsidP="008733CB">
      <w:pPr>
        <w:pStyle w:val="ListParagraph"/>
        <w:numPr>
          <w:ilvl w:val="0"/>
          <w:numId w:val="32"/>
        </w:numPr>
        <w:spacing w:before="0" w:after="0" w:line="240" w:lineRule="auto"/>
      </w:pPr>
      <w:r w:rsidRPr="00303EB1">
        <w:t>Link not available</w:t>
      </w:r>
    </w:p>
    <w:p w14:paraId="17D10481" w14:textId="77777777" w:rsidR="006323C3" w:rsidRDefault="006323C3" w:rsidP="008733CB">
      <w:pPr>
        <w:pStyle w:val="ListParagraph"/>
        <w:numPr>
          <w:ilvl w:val="0"/>
          <w:numId w:val="32"/>
        </w:numPr>
        <w:spacing w:before="0" w:after="0" w:line="240" w:lineRule="auto"/>
      </w:pPr>
      <w:r w:rsidRPr="00303EB1">
        <w:t>Playback failed</w:t>
      </w:r>
    </w:p>
    <w:p w14:paraId="48A697FD" w14:textId="77777777" w:rsidR="008733CB" w:rsidRDefault="008733CB" w:rsidP="008733CB">
      <w:pPr>
        <w:pStyle w:val="ListParagraph"/>
        <w:ind w:left="1800"/>
      </w:pPr>
    </w:p>
    <w:p w14:paraId="3A21978F" w14:textId="77777777" w:rsidR="00901BDC" w:rsidRDefault="00186825" w:rsidP="00901BDC">
      <w:pPr>
        <w:pStyle w:val="RequirementNumber"/>
      </w:pPr>
      <w:proofErr w:type="gramStart"/>
      <w:r>
        <w:t>R[</w:t>
      </w:r>
      <w:proofErr w:type="gramEnd"/>
      <w:r>
        <w:t>2</w:t>
      </w:r>
      <w:r w:rsidR="00901BDC">
        <w:t>.2.2-3</w:t>
      </w:r>
      <w:r w:rsidR="008733CB" w:rsidRPr="00303EB1">
        <w:t xml:space="preserve">] </w:t>
      </w:r>
    </w:p>
    <w:p w14:paraId="35C009D7" w14:textId="77777777" w:rsidR="008733CB" w:rsidRPr="00303EB1" w:rsidRDefault="008733CB" w:rsidP="00901BDC">
      <w:pPr>
        <w:pStyle w:val="Requirement"/>
      </w:pPr>
      <w:r w:rsidRPr="00303EB1">
        <w:t xml:space="preserve">The STB shall report </w:t>
      </w:r>
      <w:r>
        <w:t>the following OSD states to the application:</w:t>
      </w:r>
    </w:p>
    <w:p w14:paraId="23463C1F" w14:textId="77777777" w:rsidR="008733CB" w:rsidRPr="00303EB1" w:rsidRDefault="008733CB" w:rsidP="008733CB">
      <w:pPr>
        <w:spacing w:before="0" w:after="0" w:line="240" w:lineRule="auto"/>
      </w:pPr>
    </w:p>
    <w:p w14:paraId="587D41E2" w14:textId="77777777" w:rsidR="006323C3" w:rsidRPr="00303EB1" w:rsidRDefault="006323C3" w:rsidP="008733CB">
      <w:pPr>
        <w:pStyle w:val="ListParagraph"/>
        <w:numPr>
          <w:ilvl w:val="0"/>
          <w:numId w:val="33"/>
        </w:numPr>
        <w:spacing w:before="0" w:after="0" w:line="240" w:lineRule="auto"/>
        <w:contextualSpacing w:val="0"/>
      </w:pPr>
      <w:r w:rsidRPr="00303EB1">
        <w:t>DVR authorization</w:t>
      </w:r>
    </w:p>
    <w:p w14:paraId="58556606" w14:textId="77777777" w:rsidR="006323C3" w:rsidRPr="00303EB1" w:rsidRDefault="006323C3" w:rsidP="008733CB">
      <w:pPr>
        <w:pStyle w:val="ListParagraph"/>
        <w:numPr>
          <w:ilvl w:val="0"/>
          <w:numId w:val="33"/>
        </w:numPr>
        <w:spacing w:before="0" w:after="0" w:line="240" w:lineRule="auto"/>
        <w:contextualSpacing w:val="0"/>
      </w:pPr>
      <w:r w:rsidRPr="00303EB1">
        <w:t>Basic authorization</w:t>
      </w:r>
    </w:p>
    <w:p w14:paraId="5F37D5BC" w14:textId="77777777" w:rsidR="006323C3" w:rsidRPr="00303EB1" w:rsidRDefault="006323C3" w:rsidP="008733CB">
      <w:pPr>
        <w:pStyle w:val="ListParagraph"/>
        <w:numPr>
          <w:ilvl w:val="0"/>
          <w:numId w:val="33"/>
        </w:numPr>
        <w:spacing w:before="0" w:after="0" w:line="240" w:lineRule="auto"/>
        <w:contextualSpacing w:val="0"/>
      </w:pPr>
      <w:r w:rsidRPr="00303EB1">
        <w:t>Insufficient internet speed</w:t>
      </w:r>
    </w:p>
    <w:p w14:paraId="7C0F7A2A" w14:textId="77777777" w:rsidR="006323C3" w:rsidRPr="00303EB1" w:rsidRDefault="006323C3" w:rsidP="008733CB">
      <w:pPr>
        <w:pStyle w:val="ListParagraph"/>
        <w:numPr>
          <w:ilvl w:val="0"/>
          <w:numId w:val="33"/>
        </w:numPr>
        <w:spacing w:before="0" w:after="0" w:line="240" w:lineRule="auto"/>
        <w:contextualSpacing w:val="0"/>
      </w:pPr>
      <w:r w:rsidRPr="00303EB1">
        <w:t>Delete video end of video</w:t>
      </w:r>
    </w:p>
    <w:p w14:paraId="78CE9A89" w14:textId="77777777" w:rsidR="006323C3" w:rsidRPr="00303EB1" w:rsidRDefault="006323C3" w:rsidP="008733CB">
      <w:pPr>
        <w:pStyle w:val="ListParagraph"/>
        <w:numPr>
          <w:ilvl w:val="0"/>
          <w:numId w:val="33"/>
        </w:numPr>
        <w:spacing w:before="0" w:after="0" w:line="240" w:lineRule="auto"/>
        <w:contextualSpacing w:val="0"/>
      </w:pPr>
      <w:r w:rsidRPr="00303EB1">
        <w:t>Rewind past flick offset point</w:t>
      </w:r>
    </w:p>
    <w:p w14:paraId="290B6E96" w14:textId="77777777" w:rsidR="006323C3" w:rsidRPr="00303EB1" w:rsidRDefault="006323C3" w:rsidP="008733CB">
      <w:pPr>
        <w:pStyle w:val="ListParagraph"/>
        <w:numPr>
          <w:ilvl w:val="0"/>
          <w:numId w:val="33"/>
        </w:numPr>
        <w:spacing w:before="0" w:after="0" w:line="240" w:lineRule="auto"/>
        <w:contextualSpacing w:val="0"/>
      </w:pPr>
      <w:proofErr w:type="spellStart"/>
      <w:r w:rsidRPr="00303EB1">
        <w:t>MaterialID</w:t>
      </w:r>
      <w:proofErr w:type="spellEnd"/>
      <w:r w:rsidRPr="00303EB1">
        <w:t xml:space="preserve"> not found or no CDN URL on PGWS/CDN on start download</w:t>
      </w:r>
    </w:p>
    <w:p w14:paraId="369E2ADD" w14:textId="77777777" w:rsidR="006323C3" w:rsidRPr="00303EB1" w:rsidRDefault="006323C3" w:rsidP="008733CB">
      <w:pPr>
        <w:pStyle w:val="ListParagraph"/>
        <w:numPr>
          <w:ilvl w:val="0"/>
          <w:numId w:val="33"/>
        </w:numPr>
        <w:spacing w:before="0" w:after="0" w:line="240" w:lineRule="auto"/>
        <w:contextualSpacing w:val="0"/>
      </w:pPr>
      <w:r w:rsidRPr="00303EB1">
        <w:t>Download Conflict while downloading VOD</w:t>
      </w:r>
    </w:p>
    <w:p w14:paraId="6CDF26DD" w14:textId="77777777" w:rsidR="006323C3" w:rsidRPr="00303EB1" w:rsidRDefault="006323C3" w:rsidP="008733CB">
      <w:pPr>
        <w:pStyle w:val="ListParagraph"/>
        <w:numPr>
          <w:ilvl w:val="0"/>
          <w:numId w:val="33"/>
        </w:numPr>
        <w:spacing w:before="0" w:after="0" w:line="240" w:lineRule="auto"/>
        <w:contextualSpacing w:val="0"/>
      </w:pPr>
      <w:r w:rsidRPr="00303EB1">
        <w:t>Server Error in start of C3 download</w:t>
      </w:r>
    </w:p>
    <w:p w14:paraId="47E2F089" w14:textId="77777777" w:rsidR="006323C3" w:rsidRPr="00303EB1" w:rsidRDefault="006323C3" w:rsidP="008733CB">
      <w:pPr>
        <w:pStyle w:val="ListParagraph"/>
        <w:numPr>
          <w:ilvl w:val="0"/>
          <w:numId w:val="33"/>
        </w:numPr>
        <w:spacing w:before="0" w:after="0" w:line="240" w:lineRule="auto"/>
        <w:contextualSpacing w:val="0"/>
      </w:pPr>
      <w:r w:rsidRPr="00303EB1">
        <w:t>Missing Segmented VOD MPD file/</w:t>
      </w:r>
      <w:proofErr w:type="spellStart"/>
      <w:r w:rsidRPr="00303EB1">
        <w:t>init</w:t>
      </w:r>
      <w:proofErr w:type="spellEnd"/>
      <w:r w:rsidRPr="00303EB1">
        <w:t xml:space="preserve"> segment on start download</w:t>
      </w:r>
    </w:p>
    <w:p w14:paraId="6832822C" w14:textId="77777777" w:rsidR="006323C3" w:rsidRPr="00303EB1" w:rsidRDefault="006323C3" w:rsidP="008733CB">
      <w:pPr>
        <w:pStyle w:val="ListParagraph"/>
        <w:numPr>
          <w:ilvl w:val="0"/>
          <w:numId w:val="33"/>
        </w:numPr>
        <w:spacing w:before="0" w:after="0" w:line="240" w:lineRule="auto"/>
        <w:contextualSpacing w:val="0"/>
      </w:pPr>
      <w:r w:rsidRPr="00303EB1">
        <w:t xml:space="preserve">Missing </w:t>
      </w:r>
      <w:proofErr w:type="spellStart"/>
      <w:r w:rsidRPr="00303EB1">
        <w:t>Etoken</w:t>
      </w:r>
      <w:proofErr w:type="spellEnd"/>
      <w:r w:rsidRPr="00303EB1">
        <w:t xml:space="preserve"> in start download</w:t>
      </w:r>
    </w:p>
    <w:p w14:paraId="74B8B9FB" w14:textId="77777777" w:rsidR="006323C3" w:rsidRPr="00303EB1" w:rsidRDefault="006323C3" w:rsidP="008733CB">
      <w:pPr>
        <w:pStyle w:val="ListParagraph"/>
        <w:numPr>
          <w:ilvl w:val="0"/>
          <w:numId w:val="33"/>
        </w:numPr>
        <w:spacing w:before="0" w:after="0" w:line="240" w:lineRule="auto"/>
        <w:contextualSpacing w:val="0"/>
      </w:pPr>
      <w:r w:rsidRPr="00303EB1">
        <w:t>About to expire program streaming</w:t>
      </w:r>
    </w:p>
    <w:p w14:paraId="6DC3D6E1" w14:textId="77777777" w:rsidR="006323C3" w:rsidRPr="00303EB1" w:rsidRDefault="006323C3" w:rsidP="008733CB">
      <w:pPr>
        <w:pStyle w:val="ListParagraph"/>
        <w:numPr>
          <w:ilvl w:val="0"/>
          <w:numId w:val="33"/>
        </w:numPr>
        <w:spacing w:before="0" w:after="0" w:line="240" w:lineRule="auto"/>
        <w:contextualSpacing w:val="0"/>
      </w:pPr>
      <w:r w:rsidRPr="00303EB1">
        <w:t>Disk full</w:t>
      </w:r>
    </w:p>
    <w:p w14:paraId="0D1769F5" w14:textId="77777777" w:rsidR="006323C3" w:rsidRPr="00303EB1" w:rsidRDefault="006323C3" w:rsidP="006323C3"/>
    <w:p w14:paraId="564884FD" w14:textId="77777777" w:rsidR="00901BDC" w:rsidRDefault="00186825" w:rsidP="00901BDC">
      <w:pPr>
        <w:pStyle w:val="RequirementNumber"/>
      </w:pPr>
      <w:proofErr w:type="gramStart"/>
      <w:r>
        <w:t>R[</w:t>
      </w:r>
      <w:proofErr w:type="gramEnd"/>
      <w:r>
        <w:t>2</w:t>
      </w:r>
      <w:r w:rsidR="00901BDC">
        <w:t>.2.2-4</w:t>
      </w:r>
      <w:r w:rsidR="006323C3" w:rsidRPr="002A1BA1">
        <w:t xml:space="preserve">] </w:t>
      </w:r>
      <w:r w:rsidR="006323C3" w:rsidRPr="002A1BA1">
        <w:tab/>
      </w:r>
    </w:p>
    <w:p w14:paraId="3722C576" w14:textId="77777777" w:rsidR="006323C3" w:rsidRPr="002A1BA1" w:rsidRDefault="006323C3" w:rsidP="00901BDC">
      <w:pPr>
        <w:pStyle w:val="Requirement"/>
      </w:pPr>
      <w:r w:rsidRPr="002A1BA1">
        <w:t>The STB shall report video status to</w:t>
      </w:r>
      <w:r w:rsidR="009168B5">
        <w:t xml:space="preserve"> the HTML5 application directly.</w:t>
      </w:r>
    </w:p>
    <w:p w14:paraId="4BFE1AC1" w14:textId="77777777" w:rsidR="006323C3" w:rsidRDefault="006323C3" w:rsidP="006323C3">
      <w:pPr>
        <w:ind w:left="1440" w:hanging="1440"/>
      </w:pPr>
    </w:p>
    <w:p w14:paraId="6E55449D" w14:textId="77777777" w:rsidR="00901BDC" w:rsidRDefault="00186825" w:rsidP="00901BDC">
      <w:pPr>
        <w:pStyle w:val="RequirementNumber"/>
      </w:pPr>
      <w:proofErr w:type="gramStart"/>
      <w:r>
        <w:t>R[</w:t>
      </w:r>
      <w:proofErr w:type="gramEnd"/>
      <w:r>
        <w:t>2</w:t>
      </w:r>
      <w:r w:rsidR="00901BDC">
        <w:t>.2.2</w:t>
      </w:r>
      <w:r w:rsidR="006323C3" w:rsidRPr="00303EB1">
        <w:t>-</w:t>
      </w:r>
      <w:r w:rsidR="00901BDC">
        <w:t>5</w:t>
      </w:r>
      <w:r w:rsidR="006323C3" w:rsidRPr="00303EB1">
        <w:t>]</w:t>
      </w:r>
      <w:r w:rsidR="006323C3" w:rsidRPr="00303EB1">
        <w:tab/>
      </w:r>
    </w:p>
    <w:p w14:paraId="58362775" w14:textId="77777777" w:rsidR="006323C3" w:rsidRPr="00303EB1" w:rsidRDefault="006323C3" w:rsidP="00901BDC">
      <w:pPr>
        <w:pStyle w:val="Requirement"/>
      </w:pPr>
      <w:r>
        <w:t xml:space="preserve">The </w:t>
      </w:r>
      <w:r w:rsidRPr="00303EB1">
        <w:t>STB shall define 2 types of behavior for OSD errors</w:t>
      </w:r>
    </w:p>
    <w:p w14:paraId="3094870D" w14:textId="77777777" w:rsidR="006323C3" w:rsidRPr="00303EB1" w:rsidRDefault="006323C3" w:rsidP="006323C3">
      <w:pPr>
        <w:pStyle w:val="ListParagraph"/>
        <w:numPr>
          <w:ilvl w:val="0"/>
          <w:numId w:val="21"/>
        </w:numPr>
        <w:spacing w:before="0" w:after="0" w:line="240" w:lineRule="auto"/>
        <w:contextualSpacing w:val="0"/>
      </w:pPr>
      <w:r w:rsidRPr="00303EB1">
        <w:t>STB mandatory display of OSD</w:t>
      </w:r>
    </w:p>
    <w:p w14:paraId="4D0DC581" w14:textId="77777777" w:rsidR="006323C3" w:rsidRPr="00303EB1" w:rsidRDefault="006323C3" w:rsidP="006323C3">
      <w:pPr>
        <w:pStyle w:val="ListParagraph"/>
        <w:numPr>
          <w:ilvl w:val="0"/>
          <w:numId w:val="21"/>
        </w:numPr>
        <w:spacing w:before="0" w:after="0" w:line="240" w:lineRule="auto"/>
        <w:contextualSpacing w:val="0"/>
      </w:pPr>
      <w:r w:rsidRPr="00303EB1">
        <w:t>Application receives event notification and handles user experience by suppress or display OSD</w:t>
      </w:r>
    </w:p>
    <w:p w14:paraId="245EC027" w14:textId="77777777" w:rsidR="006323C3" w:rsidRPr="00303EB1" w:rsidRDefault="006323C3" w:rsidP="006323C3">
      <w:pPr>
        <w:ind w:left="1440" w:hanging="1440"/>
      </w:pPr>
    </w:p>
    <w:p w14:paraId="61FE6D49" w14:textId="77777777" w:rsidR="00901BDC" w:rsidRDefault="00186825" w:rsidP="009278D7">
      <w:pPr>
        <w:pStyle w:val="RequirementNumber"/>
        <w:keepNext/>
      </w:pPr>
      <w:proofErr w:type="gramStart"/>
      <w:r>
        <w:lastRenderedPageBreak/>
        <w:t>R[</w:t>
      </w:r>
      <w:proofErr w:type="gramEnd"/>
      <w:r>
        <w:t>2</w:t>
      </w:r>
      <w:r w:rsidR="00901BDC">
        <w:t>.2.2</w:t>
      </w:r>
      <w:r w:rsidR="006323C3">
        <w:t>-</w:t>
      </w:r>
      <w:r w:rsidR="00901BDC">
        <w:t>6</w:t>
      </w:r>
      <w:r w:rsidR="006323C3" w:rsidRPr="00303EB1">
        <w:t>]</w:t>
      </w:r>
      <w:r w:rsidR="006323C3" w:rsidRPr="00303EB1">
        <w:tab/>
      </w:r>
    </w:p>
    <w:p w14:paraId="78B3708B" w14:textId="77777777" w:rsidR="006323C3" w:rsidRPr="00191A88" w:rsidRDefault="006323C3" w:rsidP="00901BDC">
      <w:pPr>
        <w:pStyle w:val="Requirement"/>
      </w:pPr>
      <w:r w:rsidRPr="00191A88">
        <w:t>The STB shall notify the HTML5 application when the OSD appears on screen.</w:t>
      </w:r>
    </w:p>
    <w:p w14:paraId="16F17B56" w14:textId="77777777" w:rsidR="006323C3" w:rsidRPr="00303EB1" w:rsidRDefault="006323C3" w:rsidP="006323C3">
      <w:pPr>
        <w:ind w:left="1440" w:hanging="1440"/>
      </w:pPr>
    </w:p>
    <w:p w14:paraId="49154904" w14:textId="77777777" w:rsidR="00901BDC" w:rsidRDefault="00186825" w:rsidP="00901BDC">
      <w:pPr>
        <w:pStyle w:val="RequirementNumber"/>
      </w:pPr>
      <w:proofErr w:type="gramStart"/>
      <w:r>
        <w:t>R[</w:t>
      </w:r>
      <w:proofErr w:type="gramEnd"/>
      <w:r>
        <w:t>2</w:t>
      </w:r>
      <w:r w:rsidR="00901BDC">
        <w:t>.2.2</w:t>
      </w:r>
      <w:r w:rsidR="006323C3">
        <w:t>-</w:t>
      </w:r>
      <w:r w:rsidR="00901BDC">
        <w:t>7</w:t>
      </w:r>
      <w:r w:rsidR="006323C3" w:rsidRPr="00303EB1">
        <w:t>]</w:t>
      </w:r>
      <w:r w:rsidR="006323C3" w:rsidRPr="00303EB1">
        <w:tab/>
      </w:r>
    </w:p>
    <w:p w14:paraId="509EEFD3" w14:textId="77777777" w:rsidR="006323C3" w:rsidRPr="00303EB1" w:rsidRDefault="006323C3" w:rsidP="00901BDC">
      <w:pPr>
        <w:pStyle w:val="Requirement"/>
      </w:pPr>
      <w:r w:rsidRPr="00303EB1">
        <w:t xml:space="preserve">All status in </w:t>
      </w:r>
      <w:proofErr w:type="gramStart"/>
      <w:r w:rsidR="00186825">
        <w:t>R[</w:t>
      </w:r>
      <w:proofErr w:type="gramEnd"/>
      <w:r w:rsidR="00186825">
        <w:t>2</w:t>
      </w:r>
      <w:r w:rsidR="00901BDC">
        <w:t>.2.1</w:t>
      </w:r>
      <w:r>
        <w:t>-</w:t>
      </w:r>
      <w:r w:rsidR="00901BDC">
        <w:t>1</w:t>
      </w:r>
      <w:r w:rsidRPr="00303EB1">
        <w:t>]</w:t>
      </w:r>
      <w:r w:rsidR="008733CB">
        <w:t xml:space="preserve"> -</w:t>
      </w:r>
      <w:r w:rsidRPr="00303EB1">
        <w:t xml:space="preserve"> </w:t>
      </w:r>
      <w:r w:rsidR="00186825">
        <w:t>R[2</w:t>
      </w:r>
      <w:r w:rsidR="00901BDC">
        <w:t>.2.2</w:t>
      </w:r>
      <w:r w:rsidR="008733CB">
        <w:t>-</w:t>
      </w:r>
      <w:r w:rsidR="00901BDC">
        <w:t>3</w:t>
      </w:r>
      <w:r w:rsidR="008733CB" w:rsidRPr="00303EB1">
        <w:t>]</w:t>
      </w:r>
      <w:r w:rsidR="008733CB">
        <w:t xml:space="preserve"> </w:t>
      </w:r>
      <w:r w:rsidRPr="00303EB1">
        <w:t>should have a map</w:t>
      </w:r>
      <w:r w:rsidR="00B946ED">
        <w:t xml:space="preserve">ping to </w:t>
      </w:r>
      <w:r w:rsidR="00B946ED" w:rsidRPr="00E11316">
        <w:t>the HTML5 Media element</w:t>
      </w:r>
      <w:r w:rsidR="00B946ED">
        <w:t xml:space="preserve"> “network state” and “ready state</w:t>
      </w:r>
      <w:r w:rsidRPr="00303EB1">
        <w:t>”</w:t>
      </w:r>
      <w:r w:rsidR="00B946ED">
        <w:t xml:space="preserve">. See </w:t>
      </w:r>
      <w:r w:rsidR="00B946ED" w:rsidRPr="00E11316">
        <w:t xml:space="preserve">HTML5 </w:t>
      </w:r>
      <w:proofErr w:type="gramStart"/>
      <w:r w:rsidR="00B946ED" w:rsidRPr="00E11316">
        <w:t>A</w:t>
      </w:r>
      <w:proofErr w:type="gramEnd"/>
      <w:r w:rsidR="00B946ED" w:rsidRPr="00E11316">
        <w:t xml:space="preserve"> vocabulary</w:t>
      </w:r>
      <w:r w:rsidR="00B946ED">
        <w:t xml:space="preserve"> [</w:t>
      </w:r>
      <w:r w:rsidR="00B946ED">
        <w:fldChar w:fldCharType="begin"/>
      </w:r>
      <w:r w:rsidR="00B946ED">
        <w:instrText xml:space="preserve"> REF _Ref417476469 \r \h </w:instrText>
      </w:r>
      <w:r w:rsidR="00B946ED">
        <w:fldChar w:fldCharType="separate"/>
      </w:r>
      <w:r w:rsidR="00B946ED">
        <w:t>Ref-04</w:t>
      </w:r>
      <w:r w:rsidR="00B946ED">
        <w:fldChar w:fldCharType="end"/>
      </w:r>
      <w:r w:rsidR="00B946ED">
        <w:t>].</w:t>
      </w:r>
    </w:p>
    <w:p w14:paraId="7C635587" w14:textId="77777777" w:rsidR="006323C3" w:rsidRDefault="006323C3" w:rsidP="006323C3">
      <w:pPr>
        <w:ind w:left="1440" w:hanging="1440"/>
      </w:pPr>
    </w:p>
    <w:p w14:paraId="0CB84E4C" w14:textId="24BBBA3E" w:rsidR="006323C3" w:rsidRDefault="0074429D" w:rsidP="0074429D">
      <w:pPr>
        <w:pStyle w:val="Heading3"/>
      </w:pPr>
      <w:r>
        <w:t>Deleted</w:t>
      </w:r>
    </w:p>
    <w:p w14:paraId="70F29143" w14:textId="65CF1A81" w:rsidR="0074429D" w:rsidRDefault="0074429D" w:rsidP="0074429D">
      <w:pPr>
        <w:pStyle w:val="Heading3"/>
      </w:pPr>
      <w:r>
        <w:t>Deleted</w:t>
      </w:r>
    </w:p>
    <w:p w14:paraId="6C17972D" w14:textId="77777777" w:rsidR="0074429D" w:rsidRPr="0074429D" w:rsidRDefault="0074429D" w:rsidP="0074429D"/>
    <w:p w14:paraId="15A078B4" w14:textId="77777777" w:rsidR="006323C3" w:rsidRPr="00303EB1" w:rsidRDefault="00752FDF" w:rsidP="00752FDF">
      <w:pPr>
        <w:pStyle w:val="Heading3"/>
      </w:pPr>
      <w:bookmarkStart w:id="25" w:name="_Toc427312863"/>
      <w:r>
        <w:t>Trickplay</w:t>
      </w:r>
      <w:bookmarkEnd w:id="25"/>
    </w:p>
    <w:p w14:paraId="4843429E" w14:textId="77777777" w:rsidR="00901BDC" w:rsidRDefault="00186825" w:rsidP="00901BDC">
      <w:pPr>
        <w:pStyle w:val="RequirementNumber"/>
      </w:pPr>
      <w:proofErr w:type="gramStart"/>
      <w:r>
        <w:t>R[</w:t>
      </w:r>
      <w:proofErr w:type="gramEnd"/>
      <w:r>
        <w:t>2</w:t>
      </w:r>
      <w:r w:rsidR="00901BDC">
        <w:t>.2.5</w:t>
      </w:r>
      <w:r w:rsidR="006323C3">
        <w:t>-1</w:t>
      </w:r>
      <w:r w:rsidR="006323C3" w:rsidRPr="00303EB1">
        <w:t>]</w:t>
      </w:r>
      <w:r w:rsidR="006323C3" w:rsidRPr="00303EB1">
        <w:tab/>
      </w:r>
    </w:p>
    <w:p w14:paraId="575F8E33" w14:textId="77777777" w:rsidR="006323C3" w:rsidRPr="00303EB1" w:rsidRDefault="00752FDF" w:rsidP="00901BDC">
      <w:pPr>
        <w:pStyle w:val="Requirement"/>
      </w:pPr>
      <w:r>
        <w:t xml:space="preserve">The STB </w:t>
      </w:r>
      <w:r w:rsidR="006323C3" w:rsidRPr="00303EB1">
        <w:t xml:space="preserve">shall </w:t>
      </w:r>
      <w:r>
        <w:t>allow applications</w:t>
      </w:r>
      <w:r w:rsidR="006323C3" w:rsidRPr="00303EB1">
        <w:t xml:space="preserve"> to perform trickplay</w:t>
      </w:r>
      <w:r>
        <w:t xml:space="preserve"> with the following video types</w:t>
      </w:r>
      <w:r w:rsidR="006323C3" w:rsidRPr="00303EB1">
        <w:t>.</w:t>
      </w:r>
    </w:p>
    <w:p w14:paraId="07DF1C76" w14:textId="77777777" w:rsidR="006323C3" w:rsidRPr="00303EB1" w:rsidRDefault="006323C3" w:rsidP="00CB688E">
      <w:pPr>
        <w:pStyle w:val="ListParagraph"/>
        <w:numPr>
          <w:ilvl w:val="0"/>
          <w:numId w:val="34"/>
        </w:numPr>
        <w:spacing w:before="0" w:after="0" w:line="240" w:lineRule="auto"/>
        <w:contextualSpacing w:val="0"/>
      </w:pPr>
      <w:r w:rsidRPr="00303EB1">
        <w:t>MP4</w:t>
      </w:r>
      <w:r w:rsidR="00237591">
        <w:t>, HLS</w:t>
      </w:r>
      <w:r w:rsidRPr="00303EB1">
        <w:t xml:space="preserve"> </w:t>
      </w:r>
      <w:r w:rsidR="0083702A">
        <w:t xml:space="preserve">- </w:t>
      </w:r>
      <w:r w:rsidR="0083702A" w:rsidRPr="00303EB1">
        <w:t>all offset trickplay.</w:t>
      </w:r>
    </w:p>
    <w:p w14:paraId="15539DDB" w14:textId="6AB01AA2" w:rsidR="006323C3" w:rsidRPr="00303EB1" w:rsidRDefault="006323C3" w:rsidP="00CB688E">
      <w:pPr>
        <w:pStyle w:val="ListParagraph"/>
        <w:numPr>
          <w:ilvl w:val="0"/>
          <w:numId w:val="34"/>
        </w:numPr>
        <w:spacing w:before="0" w:after="0" w:line="240" w:lineRule="auto"/>
        <w:contextualSpacing w:val="0"/>
      </w:pPr>
      <w:r w:rsidRPr="00303EB1">
        <w:t>VOD/c3/DVR</w:t>
      </w:r>
      <w:r w:rsidR="001948F4" w:rsidRPr="0074429D">
        <w:rPr>
          <w:color w:val="C94A05" w:themeColor="accent2" w:themeShade="BF"/>
        </w:rPr>
        <w:t>/Live</w:t>
      </w:r>
      <w:r w:rsidRPr="0074429D">
        <w:rPr>
          <w:color w:val="C94A05" w:themeColor="accent2" w:themeShade="BF"/>
        </w:rPr>
        <w:t xml:space="preserve"> </w:t>
      </w:r>
      <w:r w:rsidR="0083702A">
        <w:t xml:space="preserve">– scrub and </w:t>
      </w:r>
      <w:r w:rsidRPr="00303EB1">
        <w:t>all offset trickplay.</w:t>
      </w:r>
    </w:p>
    <w:p w14:paraId="43DB9CDF" w14:textId="77777777" w:rsidR="006323C3" w:rsidRPr="00303EB1" w:rsidRDefault="006323C3" w:rsidP="006323C3">
      <w:pPr>
        <w:ind w:left="1440" w:hanging="1440"/>
      </w:pPr>
    </w:p>
    <w:p w14:paraId="5B1DE755" w14:textId="77777777" w:rsidR="00901BDC" w:rsidRDefault="00186825" w:rsidP="00901BDC">
      <w:pPr>
        <w:pStyle w:val="RequirementNumber"/>
      </w:pPr>
      <w:proofErr w:type="gramStart"/>
      <w:r>
        <w:t>R[</w:t>
      </w:r>
      <w:proofErr w:type="gramEnd"/>
      <w:r>
        <w:t>2</w:t>
      </w:r>
      <w:r w:rsidR="00901BDC">
        <w:t>.2.5-2</w:t>
      </w:r>
      <w:r w:rsidR="006323C3" w:rsidRPr="00303EB1">
        <w:t>]</w:t>
      </w:r>
      <w:r w:rsidR="006323C3" w:rsidRPr="00303EB1">
        <w:tab/>
      </w:r>
    </w:p>
    <w:p w14:paraId="25409D4B" w14:textId="77777777" w:rsidR="006323C3" w:rsidRDefault="006323C3" w:rsidP="00901BDC">
      <w:pPr>
        <w:pStyle w:val="Requirement"/>
      </w:pPr>
      <w:r w:rsidRPr="00303EB1">
        <w:t>The STB shall not give the trickplay bar the focus if an application displays the trickplay bar.</w:t>
      </w:r>
    </w:p>
    <w:p w14:paraId="3ADF11ED" w14:textId="77777777" w:rsidR="00EB4781" w:rsidRPr="00EB4781" w:rsidRDefault="00EB4781" w:rsidP="00901BDC">
      <w:pPr>
        <w:pStyle w:val="Requirement"/>
        <w:rPr>
          <w:color w:val="7030A0"/>
        </w:rPr>
      </w:pPr>
      <w:r w:rsidRPr="00EB4781">
        <w:rPr>
          <w:color w:val="7030A0"/>
        </w:rPr>
        <w:t>Note: Viewer’s key presses will go to the app in this case, and the app will control the trickplay bar.</w:t>
      </w:r>
    </w:p>
    <w:p w14:paraId="1ABF761C" w14:textId="77777777" w:rsidR="006323C3" w:rsidRPr="00303EB1" w:rsidRDefault="006323C3" w:rsidP="006323C3">
      <w:pPr>
        <w:ind w:left="1440" w:hanging="1440"/>
      </w:pPr>
    </w:p>
    <w:p w14:paraId="3E22CED0" w14:textId="77777777" w:rsidR="00901BDC" w:rsidRDefault="00186825" w:rsidP="00901BDC">
      <w:pPr>
        <w:pStyle w:val="RequirementNumber"/>
      </w:pPr>
      <w:proofErr w:type="gramStart"/>
      <w:r>
        <w:t>R[</w:t>
      </w:r>
      <w:proofErr w:type="gramEnd"/>
      <w:r>
        <w:t>2</w:t>
      </w:r>
      <w:r w:rsidR="00901BDC">
        <w:t>.2.5</w:t>
      </w:r>
      <w:r w:rsidR="006323C3" w:rsidRPr="00303EB1">
        <w:t>-</w:t>
      </w:r>
      <w:r w:rsidR="00901BDC">
        <w:t>3</w:t>
      </w:r>
      <w:r w:rsidR="006323C3" w:rsidRPr="00303EB1">
        <w:t>]</w:t>
      </w:r>
    </w:p>
    <w:p w14:paraId="5864D5B5" w14:textId="77777777" w:rsidR="006323C3" w:rsidRDefault="00744E52" w:rsidP="00B946ED">
      <w:pPr>
        <w:pStyle w:val="Requirement"/>
      </w:pPr>
      <w:r>
        <w:t>The STB</w:t>
      </w:r>
      <w:r w:rsidR="006323C3" w:rsidRPr="00303EB1">
        <w:t xml:space="preserve"> shall </w:t>
      </w:r>
      <w:r>
        <w:t xml:space="preserve">allow the </w:t>
      </w:r>
      <w:r w:rsidRPr="00B946ED">
        <w:t>application</w:t>
      </w:r>
      <w:r>
        <w:t xml:space="preserve"> to control</w:t>
      </w:r>
      <w:r w:rsidR="006323C3" w:rsidRPr="00303EB1">
        <w:t xml:space="preserve"> the functionality that the trickplay</w:t>
      </w:r>
      <w:r>
        <w:t xml:space="preserve"> bar provides.</w:t>
      </w:r>
    </w:p>
    <w:p w14:paraId="2F6759EB" w14:textId="32121745" w:rsidR="00744E52" w:rsidRDefault="00744E52" w:rsidP="00CB688E">
      <w:pPr>
        <w:pStyle w:val="ListParagraph"/>
        <w:numPr>
          <w:ilvl w:val="1"/>
          <w:numId w:val="21"/>
        </w:numPr>
        <w:spacing w:before="0" w:after="0" w:line="240" w:lineRule="auto"/>
        <w:contextualSpacing w:val="0"/>
      </w:pPr>
      <w:r w:rsidRPr="00303EB1">
        <w:t>Fast forward</w:t>
      </w:r>
      <w:r w:rsidR="00E229DB">
        <w:t xml:space="preserve"> (multiple speeds)</w:t>
      </w:r>
    </w:p>
    <w:p w14:paraId="2AF16C0E" w14:textId="7B1389F4" w:rsidR="00744E52" w:rsidRDefault="00744E52" w:rsidP="00CB688E">
      <w:pPr>
        <w:pStyle w:val="ListParagraph"/>
        <w:numPr>
          <w:ilvl w:val="1"/>
          <w:numId w:val="21"/>
        </w:numPr>
        <w:spacing w:before="0" w:after="0" w:line="240" w:lineRule="auto"/>
        <w:contextualSpacing w:val="0"/>
      </w:pPr>
      <w:r>
        <w:t>R</w:t>
      </w:r>
      <w:r w:rsidRPr="00303EB1">
        <w:t>ewind</w:t>
      </w:r>
      <w:r w:rsidR="00E229DB">
        <w:t xml:space="preserve"> (multiple speeds)</w:t>
      </w:r>
    </w:p>
    <w:p w14:paraId="0ACB2D35" w14:textId="77777777" w:rsidR="00744E52" w:rsidRDefault="00744E52" w:rsidP="00CB688E">
      <w:pPr>
        <w:pStyle w:val="ListParagraph"/>
        <w:numPr>
          <w:ilvl w:val="1"/>
          <w:numId w:val="21"/>
        </w:numPr>
        <w:spacing w:before="0" w:after="0" w:line="240" w:lineRule="auto"/>
        <w:contextualSpacing w:val="0"/>
      </w:pPr>
      <w:r>
        <w:t>P</w:t>
      </w:r>
      <w:r w:rsidRPr="00303EB1">
        <w:t>ause</w:t>
      </w:r>
    </w:p>
    <w:p w14:paraId="37A05851" w14:textId="1D68ECE0" w:rsidR="00E229DB" w:rsidRDefault="00E229DB" w:rsidP="00CB688E">
      <w:pPr>
        <w:pStyle w:val="ListParagraph"/>
        <w:numPr>
          <w:ilvl w:val="1"/>
          <w:numId w:val="21"/>
        </w:numPr>
        <w:spacing w:before="0" w:after="0" w:line="240" w:lineRule="auto"/>
        <w:contextualSpacing w:val="0"/>
      </w:pPr>
      <w:r>
        <w:t>Frame-by-frame playback</w:t>
      </w:r>
    </w:p>
    <w:p w14:paraId="2F91EEBF" w14:textId="77777777" w:rsidR="00B946ED" w:rsidRDefault="00B946ED" w:rsidP="007F48B3">
      <w:pPr>
        <w:pStyle w:val="ListParagraph"/>
        <w:spacing w:before="0" w:after="0" w:line="240" w:lineRule="auto"/>
        <w:ind w:left="2520"/>
        <w:contextualSpacing w:val="0"/>
      </w:pPr>
    </w:p>
    <w:p w14:paraId="0C80DA79" w14:textId="77777777" w:rsidR="007F48B3" w:rsidRPr="008D165D" w:rsidRDefault="007F48B3" w:rsidP="0074429D">
      <w:pPr>
        <w:pStyle w:val="RequirementNumber"/>
        <w:keepNext/>
      </w:pPr>
      <w:proofErr w:type="gramStart"/>
      <w:r w:rsidRPr="008D165D">
        <w:lastRenderedPageBreak/>
        <w:t>R[</w:t>
      </w:r>
      <w:proofErr w:type="gramEnd"/>
      <w:r w:rsidRPr="008D165D">
        <w:t>2.2.5-4]</w:t>
      </w:r>
    </w:p>
    <w:p w14:paraId="464A1991" w14:textId="77777777" w:rsidR="007F48B3" w:rsidRPr="000F7A3A" w:rsidRDefault="007F48B3" w:rsidP="000F7A3A">
      <w:pPr>
        <w:pStyle w:val="Requirement"/>
        <w:rPr>
          <w:color w:val="7030A0"/>
        </w:rPr>
      </w:pPr>
      <w:r w:rsidRPr="008D165D">
        <w:t xml:space="preserve">While under the control of a video app, the STB shall ensure the channel banner and trickplay bar content/description </w:t>
      </w:r>
      <w:r w:rsidR="000F7A3A" w:rsidRPr="008D165D">
        <w:t>relates to the</w:t>
      </w:r>
      <w:r w:rsidRPr="008D165D">
        <w:t xml:space="preserve"> underlying video</w:t>
      </w:r>
      <w:r w:rsidR="008D165D" w:rsidRPr="008D165D">
        <w:t xml:space="preserve"> </w:t>
      </w:r>
      <w:r w:rsidR="008D165D">
        <w:rPr>
          <w:color w:val="7030A0"/>
        </w:rPr>
        <w:t>for DirecTV c3, VOD, Live TV and DVR</w:t>
      </w:r>
      <w:r w:rsidRPr="000F7A3A">
        <w:rPr>
          <w:color w:val="7030A0"/>
        </w:rPr>
        <w:t>.</w:t>
      </w:r>
    </w:p>
    <w:p w14:paraId="23C39FB4" w14:textId="77777777" w:rsidR="000F7A3A" w:rsidRPr="000F7A3A" w:rsidRDefault="000F7A3A" w:rsidP="007F48B3">
      <w:pPr>
        <w:spacing w:before="0" w:after="0" w:line="240" w:lineRule="auto"/>
        <w:rPr>
          <w:color w:val="7030A0"/>
        </w:rPr>
      </w:pPr>
    </w:p>
    <w:p w14:paraId="22D26F92" w14:textId="77777777" w:rsidR="000F7A3A" w:rsidRPr="008D165D" w:rsidRDefault="000F7A3A" w:rsidP="000F7A3A">
      <w:pPr>
        <w:pStyle w:val="RequirementNumber"/>
      </w:pPr>
      <w:proofErr w:type="gramStart"/>
      <w:r w:rsidRPr="008D165D">
        <w:t>R[</w:t>
      </w:r>
      <w:proofErr w:type="gramEnd"/>
      <w:r w:rsidRPr="008D165D">
        <w:t>2.2.5-5]</w:t>
      </w:r>
    </w:p>
    <w:p w14:paraId="7E0EE9D6" w14:textId="5D5411DC" w:rsidR="000F7A3A" w:rsidRDefault="000F7A3A" w:rsidP="000F7A3A">
      <w:pPr>
        <w:pStyle w:val="Requirement"/>
        <w:rPr>
          <w:color w:val="C94A05" w:themeColor="accent2" w:themeShade="BF"/>
        </w:rPr>
      </w:pPr>
      <w:r w:rsidRPr="008D165D">
        <w:t xml:space="preserve">While under the control of a video app, the STB shall allow the app to </w:t>
      </w:r>
      <w:r w:rsidR="008D165D">
        <w:rPr>
          <w:color w:val="7030A0"/>
        </w:rPr>
        <w:t>optionally set fields in the channel banner</w:t>
      </w:r>
      <w:r w:rsidR="00E229DB">
        <w:rPr>
          <w:color w:val="7030A0"/>
        </w:rPr>
        <w:t xml:space="preserve"> </w:t>
      </w:r>
      <w:r w:rsidR="00E229DB" w:rsidRPr="0074429D">
        <w:rPr>
          <w:color w:val="C94A05" w:themeColor="accent2" w:themeShade="BF"/>
        </w:rPr>
        <w:t>and trickplay bar.</w:t>
      </w:r>
      <w:del w:id="26" w:author="Matt Thompson" w:date="2015-08-19T14:08:00Z">
        <w:r w:rsidR="008D165D" w:rsidRPr="0074429D" w:rsidDel="00E229DB">
          <w:rPr>
            <w:color w:val="C94A05" w:themeColor="accent2" w:themeShade="BF"/>
          </w:rPr>
          <w:delText>.</w:delText>
        </w:r>
      </w:del>
    </w:p>
    <w:p w14:paraId="31FC7A41" w14:textId="77777777" w:rsidR="0074429D" w:rsidRPr="000F7A3A" w:rsidRDefault="0074429D" w:rsidP="000F7A3A">
      <w:pPr>
        <w:pStyle w:val="Requirement"/>
        <w:rPr>
          <w:color w:val="7030A0"/>
        </w:rPr>
      </w:pPr>
    </w:p>
    <w:p w14:paraId="785A58A8" w14:textId="3A42DBF1" w:rsidR="0074429D" w:rsidRPr="00DD374B" w:rsidRDefault="0074429D" w:rsidP="0074429D">
      <w:pPr>
        <w:pStyle w:val="RequirementNumber"/>
        <w:rPr>
          <w:color w:val="C94A05" w:themeColor="accent2" w:themeShade="BF"/>
        </w:rPr>
      </w:pPr>
      <w:proofErr w:type="gramStart"/>
      <w:r w:rsidRPr="00DD374B">
        <w:rPr>
          <w:color w:val="C94A05" w:themeColor="accent2" w:themeShade="BF"/>
        </w:rPr>
        <w:t>R[</w:t>
      </w:r>
      <w:proofErr w:type="gramEnd"/>
      <w:r w:rsidRPr="00DD374B">
        <w:rPr>
          <w:color w:val="C94A05" w:themeColor="accent2" w:themeShade="BF"/>
        </w:rPr>
        <w:t>2.2.5-6]</w:t>
      </w:r>
    </w:p>
    <w:p w14:paraId="1D2DA09E" w14:textId="03DFA92D" w:rsidR="000F7A3A" w:rsidRPr="00DD374B" w:rsidRDefault="0074429D" w:rsidP="000F7A3A">
      <w:pPr>
        <w:spacing w:before="0" w:after="0" w:line="240" w:lineRule="auto"/>
        <w:rPr>
          <w:color w:val="C94A05" w:themeColor="accent2" w:themeShade="BF"/>
        </w:rPr>
      </w:pPr>
      <w:r w:rsidRPr="00DD374B">
        <w:rPr>
          <w:color w:val="C94A05" w:themeColor="accent2" w:themeShade="BF"/>
        </w:rPr>
        <w:t xml:space="preserve">When running an app that integrates video playback and </w:t>
      </w:r>
      <w:r w:rsidR="00DD374B" w:rsidRPr="00DD374B">
        <w:rPr>
          <w:color w:val="C94A05" w:themeColor="accent2" w:themeShade="BF"/>
        </w:rPr>
        <w:t xml:space="preserve">displays </w:t>
      </w:r>
      <w:r w:rsidRPr="00DD374B">
        <w:rPr>
          <w:color w:val="C94A05" w:themeColor="accent2" w:themeShade="BF"/>
        </w:rPr>
        <w:t xml:space="preserve">the native trick play bar, the STB shall </w:t>
      </w:r>
      <w:r w:rsidR="00DD374B" w:rsidRPr="00DD374B">
        <w:rPr>
          <w:color w:val="C94A05" w:themeColor="accent2" w:themeShade="BF"/>
        </w:rPr>
        <w:t>configure the trickplay bar to indicate t</w:t>
      </w:r>
      <w:r w:rsidRPr="00DD374B">
        <w:rPr>
          <w:color w:val="C94A05" w:themeColor="accent2" w:themeShade="BF"/>
        </w:rPr>
        <w:t xml:space="preserve">he </w:t>
      </w:r>
      <w:r w:rsidR="00DD374B" w:rsidRPr="00DD374B">
        <w:rPr>
          <w:color w:val="C94A05" w:themeColor="accent2" w:themeShade="BF"/>
        </w:rPr>
        <w:t xml:space="preserve">current </w:t>
      </w:r>
      <w:r w:rsidRPr="00DD374B">
        <w:rPr>
          <w:color w:val="C94A05" w:themeColor="accent2" w:themeShade="BF"/>
        </w:rPr>
        <w:t xml:space="preserve">position, duration and </w:t>
      </w:r>
      <w:r w:rsidR="00DD374B" w:rsidRPr="00DD374B">
        <w:rPr>
          <w:color w:val="C94A05" w:themeColor="accent2" w:themeShade="BF"/>
        </w:rPr>
        <w:t>state of play in the same way as when native trickplay control is active</w:t>
      </w:r>
      <w:r w:rsidRPr="00DD374B">
        <w:rPr>
          <w:color w:val="C94A05" w:themeColor="accent2" w:themeShade="BF"/>
        </w:rPr>
        <w:t>.</w:t>
      </w:r>
    </w:p>
    <w:p w14:paraId="7A779A32" w14:textId="77777777" w:rsidR="006323C3" w:rsidRPr="00303EB1" w:rsidRDefault="00752FDF" w:rsidP="00752FDF">
      <w:pPr>
        <w:pStyle w:val="Heading3"/>
      </w:pPr>
      <w:bookmarkStart w:id="27" w:name="_Toc427312864"/>
      <w:r>
        <w:t>VOD and C3 Control</w:t>
      </w:r>
      <w:bookmarkEnd w:id="27"/>
    </w:p>
    <w:p w14:paraId="59637755" w14:textId="77777777" w:rsidR="00186825" w:rsidRDefault="00186825" w:rsidP="00186825">
      <w:pPr>
        <w:pStyle w:val="RequirementNumber"/>
      </w:pPr>
      <w:proofErr w:type="gramStart"/>
      <w:r>
        <w:t>R[</w:t>
      </w:r>
      <w:proofErr w:type="gramEnd"/>
      <w:r>
        <w:t>2</w:t>
      </w:r>
      <w:r w:rsidR="00901BDC">
        <w:t>.2.6</w:t>
      </w:r>
      <w:r w:rsidR="006323C3">
        <w:t>-1</w:t>
      </w:r>
      <w:r w:rsidR="006323C3" w:rsidRPr="00303EB1">
        <w:t>]</w:t>
      </w:r>
      <w:r w:rsidR="006323C3" w:rsidRPr="00303EB1">
        <w:tab/>
      </w:r>
    </w:p>
    <w:p w14:paraId="57E5EBCB" w14:textId="557CDCD3" w:rsidR="006323C3" w:rsidRPr="00303EB1" w:rsidRDefault="006323C3" w:rsidP="00186825">
      <w:pPr>
        <w:pStyle w:val="Requirement"/>
      </w:pPr>
      <w:r w:rsidRPr="00303EB1">
        <w:t>An application shall be able to start playback of VOD/C3 content</w:t>
      </w:r>
      <w:r w:rsidR="008D165D">
        <w:t xml:space="preserve"> </w:t>
      </w:r>
      <w:r w:rsidR="008D165D" w:rsidRPr="00575354">
        <w:rPr>
          <w:color w:val="7030A0"/>
        </w:rPr>
        <w:t>through Java Script video object.</w:t>
      </w:r>
    </w:p>
    <w:p w14:paraId="2A93A483" w14:textId="77777777" w:rsidR="006323C3" w:rsidRPr="00302170" w:rsidRDefault="006323C3" w:rsidP="006323C3">
      <w:pPr>
        <w:ind w:left="1440" w:hanging="1440"/>
      </w:pPr>
    </w:p>
    <w:p w14:paraId="7D1B004A" w14:textId="77777777" w:rsidR="00186825" w:rsidRPr="00302170" w:rsidRDefault="00186825" w:rsidP="00186825">
      <w:pPr>
        <w:pStyle w:val="RequirementNumber"/>
      </w:pPr>
      <w:proofErr w:type="gramStart"/>
      <w:r w:rsidRPr="00302170">
        <w:t>R[</w:t>
      </w:r>
      <w:proofErr w:type="gramEnd"/>
      <w:r w:rsidRPr="00302170">
        <w:t>2</w:t>
      </w:r>
      <w:r w:rsidR="00901BDC" w:rsidRPr="00302170">
        <w:t>.2</w:t>
      </w:r>
      <w:r w:rsidRPr="00302170">
        <w:t>.6-2</w:t>
      </w:r>
      <w:r w:rsidR="006323C3" w:rsidRPr="00302170">
        <w:t>]</w:t>
      </w:r>
      <w:r w:rsidR="006323C3" w:rsidRPr="00302170">
        <w:tab/>
      </w:r>
    </w:p>
    <w:p w14:paraId="0FE71AC3" w14:textId="77777777" w:rsidR="006323C3" w:rsidRPr="00302170" w:rsidRDefault="006323C3" w:rsidP="00186825">
      <w:pPr>
        <w:pStyle w:val="Requirement"/>
      </w:pPr>
      <w:r w:rsidRPr="00302170">
        <w:t>An application shall be able to set the time offset when starting VOD/C3 content</w:t>
      </w:r>
      <w:r w:rsidR="008D165D">
        <w:t xml:space="preserve"> </w:t>
      </w:r>
      <w:r w:rsidR="008D165D" w:rsidRPr="00575354">
        <w:rPr>
          <w:color w:val="7030A0"/>
        </w:rPr>
        <w:t>through Java Script video tag object.</w:t>
      </w:r>
    </w:p>
    <w:p w14:paraId="2FFA5254" w14:textId="77777777" w:rsidR="006323C3" w:rsidRPr="00302170" w:rsidRDefault="006323C3" w:rsidP="006323C3">
      <w:pPr>
        <w:ind w:left="1440" w:hanging="1440"/>
      </w:pPr>
    </w:p>
    <w:p w14:paraId="31352FCA" w14:textId="77777777" w:rsidR="00186825" w:rsidRPr="00302170" w:rsidRDefault="00186825" w:rsidP="00186825">
      <w:pPr>
        <w:pStyle w:val="RequirementNumber"/>
      </w:pPr>
      <w:proofErr w:type="gramStart"/>
      <w:r w:rsidRPr="00302170">
        <w:t>R[</w:t>
      </w:r>
      <w:proofErr w:type="gramEnd"/>
      <w:r w:rsidRPr="00302170">
        <w:t>2</w:t>
      </w:r>
      <w:r w:rsidR="00901BDC" w:rsidRPr="00302170">
        <w:t>.2</w:t>
      </w:r>
      <w:r w:rsidRPr="00302170">
        <w:t>.6-3</w:t>
      </w:r>
      <w:r w:rsidR="006323C3" w:rsidRPr="00302170">
        <w:t>]</w:t>
      </w:r>
      <w:r w:rsidR="006323C3" w:rsidRPr="00302170">
        <w:tab/>
      </w:r>
    </w:p>
    <w:p w14:paraId="607738F7" w14:textId="77777777" w:rsidR="006323C3" w:rsidRPr="00302170" w:rsidRDefault="006323C3" w:rsidP="00186825">
      <w:pPr>
        <w:pStyle w:val="Requirement"/>
      </w:pPr>
      <w:r w:rsidRPr="00302170">
        <w:t xml:space="preserve">An application shall be able to jump to a new time offset while VOD/C3 is playing. </w:t>
      </w:r>
    </w:p>
    <w:p w14:paraId="58D13ABD" w14:textId="77777777" w:rsidR="006323C3" w:rsidRDefault="006323C3" w:rsidP="006323C3"/>
    <w:p w14:paraId="6DC74AC9" w14:textId="77777777" w:rsidR="00186825" w:rsidRDefault="00186825" w:rsidP="00186825">
      <w:pPr>
        <w:pStyle w:val="RequirementNumber"/>
      </w:pPr>
      <w:proofErr w:type="gramStart"/>
      <w:r>
        <w:t>R[</w:t>
      </w:r>
      <w:proofErr w:type="gramEnd"/>
      <w:r>
        <w:t>2</w:t>
      </w:r>
      <w:r w:rsidR="00901BDC">
        <w:t>.2</w:t>
      </w:r>
      <w:r>
        <w:t>.6</w:t>
      </w:r>
      <w:r w:rsidR="006323C3" w:rsidRPr="0027055F">
        <w:t>-</w:t>
      </w:r>
      <w:r>
        <w:t>4</w:t>
      </w:r>
      <w:r w:rsidR="006323C3" w:rsidRPr="0027055F">
        <w:t>]</w:t>
      </w:r>
      <w:r w:rsidR="006323C3" w:rsidRPr="0027055F">
        <w:tab/>
      </w:r>
    </w:p>
    <w:p w14:paraId="118CF0F7" w14:textId="77777777" w:rsidR="006323C3" w:rsidRPr="00303EB1" w:rsidRDefault="006323C3" w:rsidP="00186825">
      <w:pPr>
        <w:pStyle w:val="Requirement"/>
      </w:pPr>
      <w:r w:rsidRPr="0027055F">
        <w:t>When downloading VOD/C</w:t>
      </w:r>
      <w:r w:rsidR="00CB688E">
        <w:t>3</w:t>
      </w:r>
      <w:r w:rsidRPr="0027055F">
        <w:t>, an application shall be able to determine the current video length available within the buffer.</w:t>
      </w:r>
    </w:p>
    <w:p w14:paraId="6704F597" w14:textId="77777777" w:rsidR="006323C3" w:rsidRDefault="006323C3" w:rsidP="00D803A5">
      <w:pPr>
        <w:pStyle w:val="Heading3"/>
      </w:pPr>
      <w:r w:rsidRPr="00303EB1">
        <w:t xml:space="preserve"> </w:t>
      </w:r>
      <w:bookmarkStart w:id="28" w:name="_Toc427312865"/>
      <w:r w:rsidR="00D803A5">
        <w:t>Application Control Functionality</w:t>
      </w:r>
      <w:bookmarkEnd w:id="28"/>
    </w:p>
    <w:p w14:paraId="444E9518" w14:textId="77777777" w:rsidR="00F560B8" w:rsidRPr="00F560B8" w:rsidRDefault="00F560B8" w:rsidP="00F560B8"/>
    <w:p w14:paraId="15BAA17F" w14:textId="77777777" w:rsidR="00D803A5" w:rsidRPr="009278D7" w:rsidRDefault="00F560B8" w:rsidP="00F560B8">
      <w:pPr>
        <w:pStyle w:val="RequirementNumber"/>
        <w:rPr>
          <w:strike/>
          <w:color w:val="C94A05" w:themeColor="accent2" w:themeShade="BF"/>
        </w:rPr>
      </w:pPr>
      <w:proofErr w:type="gramStart"/>
      <w:r w:rsidRPr="009278D7">
        <w:rPr>
          <w:strike/>
          <w:color w:val="C94A05" w:themeColor="accent2" w:themeShade="BF"/>
        </w:rPr>
        <w:lastRenderedPageBreak/>
        <w:t>R[</w:t>
      </w:r>
      <w:proofErr w:type="gramEnd"/>
      <w:r w:rsidRPr="009278D7">
        <w:rPr>
          <w:strike/>
          <w:color w:val="C94A05" w:themeColor="accent2" w:themeShade="BF"/>
        </w:rPr>
        <w:t>2.2.7-1]</w:t>
      </w:r>
    </w:p>
    <w:p w14:paraId="33D24E91" w14:textId="44BF5BDD" w:rsidR="00F560B8" w:rsidRPr="009278D7" w:rsidRDefault="00302170" w:rsidP="00F560B8">
      <w:pPr>
        <w:pStyle w:val="Requirement"/>
        <w:rPr>
          <w:strike/>
          <w:color w:val="C94A05" w:themeColor="accent2" w:themeShade="BF"/>
        </w:rPr>
      </w:pPr>
      <w:r w:rsidRPr="009278D7">
        <w:rPr>
          <w:strike/>
          <w:color w:val="C94A05" w:themeColor="accent2" w:themeShade="BF"/>
        </w:rPr>
        <w:t>The STB shall execute</w:t>
      </w:r>
      <w:r w:rsidR="00F560B8" w:rsidRPr="009278D7">
        <w:rPr>
          <w:strike/>
          <w:color w:val="C94A05" w:themeColor="accent2" w:themeShade="BF"/>
        </w:rPr>
        <w:t xml:space="preserve"> command</w:t>
      </w:r>
      <w:r w:rsidRPr="009278D7">
        <w:rPr>
          <w:strike/>
          <w:color w:val="C94A05" w:themeColor="accent2" w:themeShade="BF"/>
        </w:rPr>
        <w:t>s to applications directly</w:t>
      </w:r>
      <w:r w:rsidR="00F560B8" w:rsidRPr="009278D7">
        <w:rPr>
          <w:strike/>
          <w:color w:val="C94A05" w:themeColor="accent2" w:themeShade="BF"/>
        </w:rPr>
        <w:t xml:space="preserve"> through JavaScript without employing SHEF </w:t>
      </w:r>
      <w:r w:rsidRPr="009278D7">
        <w:rPr>
          <w:strike/>
          <w:color w:val="C94A05" w:themeColor="accent2" w:themeShade="BF"/>
        </w:rPr>
        <w:t>or polling</w:t>
      </w:r>
      <w:r w:rsidR="009168B5" w:rsidRPr="009278D7">
        <w:rPr>
          <w:strike/>
          <w:color w:val="C94A05" w:themeColor="accent2" w:themeShade="BF"/>
        </w:rPr>
        <w:t>.</w:t>
      </w:r>
      <w:ins w:id="29" w:author="Matt Thompson" w:date="2015-08-19T14:09:00Z">
        <w:r w:rsidR="00B4017F" w:rsidRPr="009278D7">
          <w:rPr>
            <w:strike/>
            <w:color w:val="C94A05" w:themeColor="accent2" w:themeShade="BF"/>
          </w:rPr>
          <w:t xml:space="preserve"> </w:t>
        </w:r>
      </w:ins>
    </w:p>
    <w:p w14:paraId="261CEAD1" w14:textId="77777777" w:rsidR="00F560B8" w:rsidRPr="00D803A5" w:rsidRDefault="00F560B8" w:rsidP="00F560B8">
      <w:pPr>
        <w:pStyle w:val="Requirement"/>
      </w:pPr>
      <w:bookmarkStart w:id="30" w:name="_GoBack"/>
      <w:bookmarkEnd w:id="30"/>
    </w:p>
    <w:p w14:paraId="56182FE7" w14:textId="77777777" w:rsidR="00186825" w:rsidRDefault="00186825" w:rsidP="00186825">
      <w:pPr>
        <w:pStyle w:val="RequirementNumber"/>
      </w:pPr>
      <w:proofErr w:type="gramStart"/>
      <w:r>
        <w:t>R[</w:t>
      </w:r>
      <w:proofErr w:type="gramEnd"/>
      <w:r>
        <w:t>2</w:t>
      </w:r>
      <w:r w:rsidR="00901BDC">
        <w:t>.2</w:t>
      </w:r>
      <w:r>
        <w:t>.7</w:t>
      </w:r>
      <w:r w:rsidR="006323C3" w:rsidRPr="00303EB1">
        <w:t>-</w:t>
      </w:r>
      <w:r w:rsidR="009168B5">
        <w:t>4</w:t>
      </w:r>
      <w:r w:rsidR="006323C3" w:rsidRPr="00303EB1">
        <w:t>]</w:t>
      </w:r>
      <w:r w:rsidR="006323C3" w:rsidRPr="00303EB1">
        <w:tab/>
      </w:r>
    </w:p>
    <w:p w14:paraId="78F299BD" w14:textId="77777777" w:rsidR="00AD039C" w:rsidRPr="00E11316" w:rsidRDefault="006323C3" w:rsidP="00AD039C">
      <w:pPr>
        <w:pStyle w:val="Requirement"/>
      </w:pPr>
      <w:r w:rsidRPr="00303EB1">
        <w:t xml:space="preserve">The application shall control display of native channel banner when the application </w:t>
      </w:r>
      <w:r w:rsidR="00AD039C">
        <w:t xml:space="preserve">switches between video sources (live to C3, DVR to VOD, channel change, </w:t>
      </w:r>
      <w:proofErr w:type="spellStart"/>
      <w:r w:rsidR="00AD039C">
        <w:t>etc</w:t>
      </w:r>
      <w:proofErr w:type="spellEnd"/>
      <w:r w:rsidR="00AD039C">
        <w:t>).</w:t>
      </w:r>
    </w:p>
    <w:p w14:paraId="0E00EC49" w14:textId="77777777" w:rsidR="006323C3" w:rsidRPr="00303EB1" w:rsidRDefault="006323C3" w:rsidP="006323C3">
      <w:pPr>
        <w:ind w:left="1440" w:hanging="1440"/>
      </w:pPr>
    </w:p>
    <w:p w14:paraId="5475737A" w14:textId="77777777" w:rsidR="00186825" w:rsidRDefault="00186825" w:rsidP="00186825">
      <w:pPr>
        <w:pStyle w:val="RequirementNumber"/>
      </w:pPr>
      <w:proofErr w:type="gramStart"/>
      <w:r>
        <w:t>R[</w:t>
      </w:r>
      <w:proofErr w:type="gramEnd"/>
      <w:r>
        <w:t>2</w:t>
      </w:r>
      <w:r w:rsidR="00901BDC">
        <w:t>.2</w:t>
      </w:r>
      <w:r w:rsidR="009168B5">
        <w:t>.7-5</w:t>
      </w:r>
      <w:r w:rsidR="006323C3" w:rsidRPr="00303EB1">
        <w:t>]</w:t>
      </w:r>
      <w:r w:rsidR="006323C3" w:rsidRPr="00303EB1">
        <w:tab/>
      </w:r>
    </w:p>
    <w:p w14:paraId="38DBE9AF" w14:textId="77777777" w:rsidR="00AD039C" w:rsidRPr="00E11316" w:rsidRDefault="006323C3" w:rsidP="00AD039C">
      <w:pPr>
        <w:pStyle w:val="Requirement"/>
      </w:pPr>
      <w:r w:rsidRPr="00303EB1">
        <w:t>The application shall control the display of the native tri</w:t>
      </w:r>
      <w:r w:rsidR="00AD039C">
        <w:t xml:space="preserve">ckplay bar when the application switches between video sources (live to C3, DVR to VOD, channel change, </w:t>
      </w:r>
      <w:proofErr w:type="spellStart"/>
      <w:r w:rsidR="00AD039C">
        <w:t>etc</w:t>
      </w:r>
      <w:proofErr w:type="spellEnd"/>
      <w:r w:rsidR="00AD039C">
        <w:t>).</w:t>
      </w:r>
    </w:p>
    <w:p w14:paraId="67A0BAA9" w14:textId="77777777" w:rsidR="006323C3" w:rsidRPr="00303EB1" w:rsidRDefault="006323C3" w:rsidP="006323C3">
      <w:pPr>
        <w:ind w:left="1440" w:hanging="1440"/>
      </w:pPr>
    </w:p>
    <w:p w14:paraId="1C25C84D" w14:textId="77777777" w:rsidR="00186825" w:rsidRDefault="00186825" w:rsidP="00186825">
      <w:pPr>
        <w:pStyle w:val="RequirementNumber"/>
      </w:pPr>
      <w:proofErr w:type="gramStart"/>
      <w:r>
        <w:t>R[</w:t>
      </w:r>
      <w:proofErr w:type="gramEnd"/>
      <w:r>
        <w:t>2</w:t>
      </w:r>
      <w:r w:rsidR="00901BDC">
        <w:t>.2</w:t>
      </w:r>
      <w:r w:rsidR="009168B5">
        <w:t>.7-6</w:t>
      </w:r>
      <w:r w:rsidR="006323C3" w:rsidRPr="00303EB1">
        <w:t>]</w:t>
      </w:r>
      <w:r w:rsidR="006323C3" w:rsidRPr="00303EB1">
        <w:tab/>
      </w:r>
    </w:p>
    <w:p w14:paraId="708202D1" w14:textId="77777777" w:rsidR="006323C3" w:rsidRDefault="006323C3" w:rsidP="00186825">
      <w:pPr>
        <w:pStyle w:val="Requirement"/>
      </w:pPr>
      <w:r>
        <w:t xml:space="preserve">The </w:t>
      </w:r>
      <w:r w:rsidRPr="00303EB1">
        <w:t>ST</w:t>
      </w:r>
      <w:r w:rsidRPr="00302170">
        <w:t xml:space="preserve">B shall pause at end of video, and let </w:t>
      </w:r>
      <w:r w:rsidR="00D803A5" w:rsidRPr="00302170">
        <w:t xml:space="preserve">the </w:t>
      </w:r>
      <w:r w:rsidRPr="00302170">
        <w:t xml:space="preserve">application </w:t>
      </w:r>
      <w:r w:rsidRPr="00303EB1">
        <w:t xml:space="preserve">control </w:t>
      </w:r>
      <w:r w:rsidR="00D803A5">
        <w:t xml:space="preserve">the </w:t>
      </w:r>
      <w:r w:rsidRPr="00303EB1">
        <w:t>next step behavior.</w:t>
      </w:r>
    </w:p>
    <w:p w14:paraId="46B30BC1" w14:textId="77777777" w:rsidR="00AD039C" w:rsidRDefault="00AD039C" w:rsidP="00AD039C">
      <w:pPr>
        <w:ind w:left="720"/>
      </w:pPr>
      <w:r>
        <w:t>Note: Default output will be to display last frame as implied by “pause” – in normal operation this will be superseded by the output commanded by the application.</w:t>
      </w:r>
    </w:p>
    <w:p w14:paraId="5DD6C075" w14:textId="77777777" w:rsidR="007F48B3" w:rsidRDefault="007F48B3" w:rsidP="00AD039C">
      <w:pPr>
        <w:ind w:left="720"/>
      </w:pPr>
    </w:p>
    <w:p w14:paraId="12A21E13" w14:textId="77777777" w:rsidR="007F48B3" w:rsidRDefault="007F48B3" w:rsidP="007F48B3">
      <w:pPr>
        <w:pStyle w:val="RequirementNumber"/>
      </w:pPr>
      <w:proofErr w:type="gramStart"/>
      <w:r>
        <w:t>R[</w:t>
      </w:r>
      <w:proofErr w:type="gramEnd"/>
      <w:r>
        <w:t>2.2.7</w:t>
      </w:r>
      <w:r w:rsidRPr="00303EB1">
        <w:t>-</w:t>
      </w:r>
      <w:r>
        <w:t>7</w:t>
      </w:r>
      <w:r w:rsidRPr="00303EB1">
        <w:t>]</w:t>
      </w:r>
    </w:p>
    <w:p w14:paraId="70688302" w14:textId="77777777" w:rsidR="007F48B3" w:rsidRDefault="00B93509" w:rsidP="00B93509">
      <w:pPr>
        <w:pStyle w:val="RequirementNumber"/>
        <w:ind w:left="720"/>
        <w:rPr>
          <w:b w:val="0"/>
          <w:color w:val="7030A0"/>
        </w:rPr>
      </w:pPr>
      <w:r w:rsidRPr="00B93509">
        <w:rPr>
          <w:b w:val="0"/>
          <w:color w:val="7030A0"/>
        </w:rPr>
        <w:t xml:space="preserve">See </w:t>
      </w:r>
      <w:proofErr w:type="gramStart"/>
      <w:r w:rsidRPr="00B93509">
        <w:rPr>
          <w:b w:val="0"/>
          <w:color w:val="7030A0"/>
        </w:rPr>
        <w:t>R[</w:t>
      </w:r>
      <w:proofErr w:type="gramEnd"/>
      <w:r w:rsidRPr="00B93509">
        <w:rPr>
          <w:b w:val="0"/>
          <w:color w:val="7030A0"/>
        </w:rPr>
        <w:t>2.4-1]</w:t>
      </w:r>
    </w:p>
    <w:p w14:paraId="7476E832" w14:textId="77777777" w:rsidR="00B93509" w:rsidRPr="00B93509" w:rsidRDefault="00B93509" w:rsidP="00B93509">
      <w:pPr>
        <w:pStyle w:val="RequirementNumber"/>
        <w:ind w:left="720"/>
        <w:rPr>
          <w:b w:val="0"/>
          <w:color w:val="7030A0"/>
        </w:rPr>
      </w:pPr>
    </w:p>
    <w:p w14:paraId="10B6CBC4" w14:textId="77777777" w:rsidR="00186825" w:rsidRDefault="00186825" w:rsidP="00186825">
      <w:pPr>
        <w:pStyle w:val="RequirementNumber"/>
      </w:pPr>
      <w:proofErr w:type="gramStart"/>
      <w:r>
        <w:t>R[</w:t>
      </w:r>
      <w:proofErr w:type="gramEnd"/>
      <w:r>
        <w:t>2</w:t>
      </w:r>
      <w:r w:rsidR="00901BDC">
        <w:t>.2</w:t>
      </w:r>
      <w:r w:rsidR="009168B5">
        <w:t>.7</w:t>
      </w:r>
      <w:r w:rsidR="007F48B3">
        <w:t>-8</w:t>
      </w:r>
      <w:r w:rsidR="006323C3" w:rsidRPr="00FA4C1F">
        <w:t>]</w:t>
      </w:r>
      <w:r w:rsidR="006323C3" w:rsidRPr="00FA4C1F">
        <w:tab/>
      </w:r>
    </w:p>
    <w:p w14:paraId="4FB3CC95" w14:textId="77777777" w:rsidR="006323C3" w:rsidRDefault="006323C3" w:rsidP="00186825">
      <w:pPr>
        <w:pStyle w:val="Requirement"/>
      </w:pPr>
      <w:r w:rsidRPr="00FA4C1F">
        <w:t xml:space="preserve">The STB shall provide an HTML5 application the capability to play the native </w:t>
      </w:r>
      <w:r>
        <w:t>“</w:t>
      </w:r>
      <w:r w:rsidRPr="00FA4C1F">
        <w:t>bonk</w:t>
      </w:r>
      <w:r>
        <w:t>”</w:t>
      </w:r>
      <w:r w:rsidRPr="00FA4C1F">
        <w:t xml:space="preserve"> error sound.</w:t>
      </w:r>
    </w:p>
    <w:p w14:paraId="3FBC5AAD" w14:textId="77777777" w:rsidR="00502B78" w:rsidRDefault="00502B78" w:rsidP="00186825">
      <w:pPr>
        <w:pStyle w:val="Requirement"/>
      </w:pPr>
    </w:p>
    <w:p w14:paraId="37EF83ED" w14:textId="77777777" w:rsidR="00502B78" w:rsidRPr="00FA4C1F" w:rsidRDefault="00502B78" w:rsidP="00502B78">
      <w:pPr>
        <w:pStyle w:val="Heading2"/>
      </w:pPr>
      <w:bookmarkStart w:id="31" w:name="_Toc427312866"/>
      <w:r>
        <w:t>On-Screen Displays</w:t>
      </w:r>
      <w:bookmarkEnd w:id="31"/>
    </w:p>
    <w:p w14:paraId="7AA4F635" w14:textId="77777777" w:rsidR="006323C3" w:rsidRPr="00B93509" w:rsidRDefault="00502B78" w:rsidP="00502B78">
      <w:pPr>
        <w:pStyle w:val="RequirementNumber"/>
      </w:pPr>
      <w:proofErr w:type="gramStart"/>
      <w:r w:rsidRPr="00B93509">
        <w:t>R[</w:t>
      </w:r>
      <w:proofErr w:type="gramEnd"/>
      <w:r w:rsidRPr="00B93509">
        <w:t>2.3-1]</w:t>
      </w:r>
    </w:p>
    <w:p w14:paraId="25864AAA" w14:textId="77777777" w:rsidR="00502B78" w:rsidRPr="00B93509" w:rsidRDefault="00502B78" w:rsidP="00502B78">
      <w:pPr>
        <w:pStyle w:val="Requirement"/>
      </w:pPr>
      <w:r w:rsidRPr="00B93509">
        <w:t>The STB shall always disp</w:t>
      </w:r>
      <w:r w:rsidR="007F48B3" w:rsidRPr="00B93509">
        <w:t>lay OSDs with type “persistent”</w:t>
      </w:r>
      <w:r w:rsidRPr="00B93509">
        <w:t>.</w:t>
      </w:r>
    </w:p>
    <w:p w14:paraId="2BEB1587" w14:textId="77777777" w:rsidR="00502B78" w:rsidRPr="00B93509" w:rsidRDefault="00502B78" w:rsidP="00502B78">
      <w:pPr>
        <w:pStyle w:val="RequirementNumber"/>
      </w:pPr>
      <w:r w:rsidRPr="00B93509">
        <w:t>[2.3-2]</w:t>
      </w:r>
    </w:p>
    <w:p w14:paraId="74A5B79A" w14:textId="77777777" w:rsidR="00502B78" w:rsidRPr="00B93509" w:rsidRDefault="007F48B3" w:rsidP="00502B78">
      <w:pPr>
        <w:pStyle w:val="Requirement"/>
      </w:pPr>
      <w:r w:rsidRPr="00B93509">
        <w:lastRenderedPageBreak/>
        <w:t>When a video app is running, t</w:t>
      </w:r>
      <w:r w:rsidR="00502B78" w:rsidRPr="00B93509">
        <w:t xml:space="preserve">he STB shall suspend the display of OSDs with type less than </w:t>
      </w:r>
      <w:r w:rsidR="00502B78" w:rsidRPr="00B93509">
        <w:rPr>
          <w:color w:val="7030A0"/>
        </w:rPr>
        <w:t>“</w:t>
      </w:r>
      <w:r w:rsidR="00B93509" w:rsidRPr="00B93509">
        <w:rPr>
          <w:color w:val="7030A0"/>
        </w:rPr>
        <w:t>priority”</w:t>
      </w:r>
      <w:r w:rsidR="00502B78" w:rsidRPr="00B93509">
        <w:rPr>
          <w:color w:val="7030A0"/>
        </w:rPr>
        <w:t xml:space="preserve"> </w:t>
      </w:r>
      <w:r w:rsidR="002B0E39" w:rsidRPr="00B93509">
        <w:t xml:space="preserve">by default </w:t>
      </w:r>
      <w:r w:rsidR="00502B78" w:rsidRPr="00B93509">
        <w:t>and notify the app.</w:t>
      </w:r>
    </w:p>
    <w:p w14:paraId="14818DCD" w14:textId="77777777" w:rsidR="00502B78" w:rsidRPr="00B93509" w:rsidRDefault="00502B78" w:rsidP="00502B78">
      <w:pPr>
        <w:pStyle w:val="RequirementNumber"/>
      </w:pPr>
      <w:r w:rsidRPr="00B93509">
        <w:t>[2.3-3]</w:t>
      </w:r>
    </w:p>
    <w:p w14:paraId="4929B8E1" w14:textId="77777777" w:rsidR="00502B78" w:rsidRPr="00B93509" w:rsidRDefault="007F48B3" w:rsidP="00502B78">
      <w:pPr>
        <w:pStyle w:val="Requirement"/>
      </w:pPr>
      <w:r w:rsidRPr="00B93509">
        <w:t>When a video app is running, the</w:t>
      </w:r>
      <w:r w:rsidR="00502B78" w:rsidRPr="00B93509">
        <w:t xml:space="preserve"> STB shall display any OSDs if allowed by the app.</w:t>
      </w:r>
    </w:p>
    <w:p w14:paraId="60A66D8C" w14:textId="77777777" w:rsidR="00502B78" w:rsidRPr="007F48B3" w:rsidRDefault="00502B78" w:rsidP="00502B78">
      <w:pPr>
        <w:pStyle w:val="Requirement"/>
        <w:rPr>
          <w:color w:val="7030A0"/>
        </w:rPr>
      </w:pPr>
    </w:p>
    <w:p w14:paraId="6BC57D95" w14:textId="77777777" w:rsidR="00D803A5" w:rsidRDefault="00D803A5" w:rsidP="00D803A5">
      <w:pPr>
        <w:pStyle w:val="Heading2"/>
      </w:pPr>
      <w:bookmarkStart w:id="32" w:name="_Toc427312867"/>
      <w:r>
        <w:t>Video Control Commands</w:t>
      </w:r>
      <w:bookmarkEnd w:id="32"/>
    </w:p>
    <w:p w14:paraId="126FA249" w14:textId="77777777" w:rsidR="00605F35" w:rsidRDefault="007F48B3" w:rsidP="00605F35">
      <w:pPr>
        <w:pStyle w:val="RequirementNumber"/>
      </w:pPr>
      <w:proofErr w:type="gramStart"/>
      <w:r>
        <w:t>R[</w:t>
      </w:r>
      <w:proofErr w:type="gramEnd"/>
      <w:r>
        <w:t>2.4</w:t>
      </w:r>
      <w:r w:rsidR="00605F35" w:rsidRPr="00303EB1">
        <w:t>-</w:t>
      </w:r>
      <w:r w:rsidR="00605F35">
        <w:t>1</w:t>
      </w:r>
      <w:r w:rsidR="00605F35" w:rsidRPr="00303EB1">
        <w:t>]</w:t>
      </w:r>
      <w:r w:rsidR="00605F35" w:rsidRPr="00303EB1">
        <w:tab/>
      </w:r>
    </w:p>
    <w:p w14:paraId="5FB18663" w14:textId="77777777" w:rsidR="00605F35" w:rsidRPr="00303EB1" w:rsidRDefault="00605F35" w:rsidP="00605F35">
      <w:pPr>
        <w:pStyle w:val="Requirement"/>
      </w:pPr>
      <w:r>
        <w:t xml:space="preserve">The </w:t>
      </w:r>
      <w:r w:rsidRPr="00303EB1">
        <w:t>STB shall define a common framework for video</w:t>
      </w:r>
      <w:r>
        <w:t xml:space="preserve"> commands</w:t>
      </w:r>
      <w:r w:rsidRPr="00303EB1">
        <w:t xml:space="preserve">, to support the requirements </w:t>
      </w:r>
      <w:r>
        <w:t xml:space="preserve">in this section so that future </w:t>
      </w:r>
      <w:r w:rsidRPr="00303EB1">
        <w:t>video format</w:t>
      </w:r>
      <w:r>
        <w:t>s and delivery methods</w:t>
      </w:r>
      <w:r w:rsidRPr="00303EB1">
        <w:t xml:space="preserve"> can be supported </w:t>
      </w:r>
      <w:r>
        <w:t>with the minimum of new development.</w:t>
      </w:r>
    </w:p>
    <w:p w14:paraId="387D62D3" w14:textId="0E548029" w:rsidR="004B7CB3" w:rsidRDefault="004B7CB3" w:rsidP="004B7CB3">
      <w:pPr>
        <w:pStyle w:val="RequirementNumber"/>
      </w:pPr>
      <w:r w:rsidRPr="00303EB1">
        <w:tab/>
      </w:r>
    </w:p>
    <w:p w14:paraId="3D4510D8" w14:textId="5A826970" w:rsidR="00B93509" w:rsidRPr="00DD374B" w:rsidRDefault="00DD374B" w:rsidP="004B7CB3">
      <w:pPr>
        <w:rPr>
          <w:color w:val="C94A05" w:themeColor="accent2" w:themeShade="BF"/>
        </w:rPr>
      </w:pPr>
      <w:r w:rsidRPr="00DD374B">
        <w:rPr>
          <w:color w:val="C94A05" w:themeColor="accent2" w:themeShade="BF"/>
        </w:rPr>
        <w:t>Note: See</w:t>
      </w:r>
      <w:r w:rsidR="004B7CB3" w:rsidRPr="00DD374B">
        <w:rPr>
          <w:color w:val="C94A05" w:themeColor="accent2" w:themeShade="BF"/>
        </w:rPr>
        <w:t xml:space="preserve"> </w:t>
      </w:r>
      <w:r w:rsidR="00B93509" w:rsidRPr="00DD374B">
        <w:rPr>
          <w:color w:val="C94A05" w:themeColor="accent2" w:themeShade="BF"/>
        </w:rPr>
        <w:fldChar w:fldCharType="begin"/>
      </w:r>
      <w:r w:rsidR="00B93509" w:rsidRPr="00DD374B">
        <w:rPr>
          <w:color w:val="C94A05" w:themeColor="accent2" w:themeShade="BF"/>
        </w:rPr>
        <w:instrText xml:space="preserve"> REF _Ref427309564 \h </w:instrText>
      </w:r>
      <w:r w:rsidR="00B93509" w:rsidRPr="00DD374B">
        <w:rPr>
          <w:color w:val="C94A05" w:themeColor="accent2" w:themeShade="BF"/>
        </w:rPr>
      </w:r>
      <w:r w:rsidR="00B93509" w:rsidRPr="00DD374B">
        <w:rPr>
          <w:color w:val="C94A05" w:themeColor="accent2" w:themeShade="BF"/>
        </w:rPr>
        <w:fldChar w:fldCharType="separate"/>
      </w:r>
      <w:r w:rsidR="00B93509" w:rsidRPr="00DD374B">
        <w:rPr>
          <w:color w:val="C94A05" w:themeColor="accent2" w:themeShade="BF"/>
        </w:rPr>
        <w:t xml:space="preserve">Table </w:t>
      </w:r>
      <w:r w:rsidR="00B93509" w:rsidRPr="00DD374B">
        <w:rPr>
          <w:noProof/>
          <w:color w:val="C94A05" w:themeColor="accent2" w:themeShade="BF"/>
        </w:rPr>
        <w:t>1</w:t>
      </w:r>
      <w:r w:rsidR="00B93509" w:rsidRPr="00DD374B">
        <w:rPr>
          <w:color w:val="C94A05" w:themeColor="accent2" w:themeShade="BF"/>
        </w:rPr>
        <w:fldChar w:fldCharType="end"/>
      </w:r>
      <w:r w:rsidR="004B7CB3" w:rsidRPr="00DD374B">
        <w:rPr>
          <w:color w:val="C94A05" w:themeColor="accent2" w:themeShade="BF"/>
        </w:rPr>
        <w:t xml:space="preserve"> for</w:t>
      </w:r>
      <w:r w:rsidRPr="00DD374B">
        <w:rPr>
          <w:color w:val="C94A05" w:themeColor="accent2" w:themeShade="BF"/>
        </w:rPr>
        <w:t xml:space="preserve"> a summary of</w:t>
      </w:r>
      <w:r w:rsidR="004B7CB3" w:rsidRPr="00DD374B">
        <w:rPr>
          <w:color w:val="C94A05" w:themeColor="accent2" w:themeShade="BF"/>
        </w:rPr>
        <w:t xml:space="preserve"> the control and monitoring of JavaScript applications.</w:t>
      </w:r>
      <w:ins w:id="33" w:author="Matt Thompson" w:date="2015-08-19T14:09:00Z">
        <w:r w:rsidR="00B4017F" w:rsidRPr="00DD374B">
          <w:rPr>
            <w:color w:val="C94A05" w:themeColor="accent2" w:themeShade="BF"/>
          </w:rPr>
          <w:t xml:space="preserve">  </w:t>
        </w:r>
      </w:ins>
    </w:p>
    <w:p w14:paraId="1DA4004B" w14:textId="77777777" w:rsidR="00B93509" w:rsidRDefault="00B93509" w:rsidP="00B93509">
      <w:r>
        <w:br w:type="page"/>
      </w:r>
    </w:p>
    <w:p w14:paraId="37ABFE36" w14:textId="77777777" w:rsidR="009168B5" w:rsidRPr="009168B5" w:rsidRDefault="009168B5" w:rsidP="004B7CB3"/>
    <w:tbl>
      <w:tblPr>
        <w:tblStyle w:val="TableGrid"/>
        <w:tblW w:w="0" w:type="auto"/>
        <w:tblLook w:val="04A0" w:firstRow="1" w:lastRow="0" w:firstColumn="1" w:lastColumn="0" w:noHBand="0" w:noVBand="1"/>
      </w:tblPr>
      <w:tblGrid>
        <w:gridCol w:w="2323"/>
        <w:gridCol w:w="4715"/>
        <w:gridCol w:w="2250"/>
      </w:tblGrid>
      <w:tr w:rsidR="00B93509" w14:paraId="3645B327" w14:textId="77777777" w:rsidTr="00B93509">
        <w:trPr>
          <w:tblHeader/>
        </w:trPr>
        <w:tc>
          <w:tcPr>
            <w:tcW w:w="2323" w:type="dxa"/>
            <w:shd w:val="clear" w:color="auto" w:fill="DAE1EB" w:themeFill="accent6" w:themeFillTint="33"/>
          </w:tcPr>
          <w:p w14:paraId="5C442399" w14:textId="77777777" w:rsidR="00B93509" w:rsidRPr="00B93509" w:rsidRDefault="00B93509" w:rsidP="00B93509">
            <w:pPr>
              <w:spacing w:before="120" w:after="120"/>
              <w:jc w:val="center"/>
              <w:rPr>
                <w:b/>
              </w:rPr>
            </w:pPr>
            <w:bookmarkStart w:id="34" w:name="_Toc413670593"/>
            <w:bookmarkStart w:id="35" w:name="_Toc414879141"/>
            <w:r w:rsidRPr="00B93509">
              <w:rPr>
                <w:b/>
              </w:rPr>
              <w:t>Command</w:t>
            </w:r>
          </w:p>
        </w:tc>
        <w:tc>
          <w:tcPr>
            <w:tcW w:w="4715" w:type="dxa"/>
            <w:shd w:val="clear" w:color="auto" w:fill="DAE1EB" w:themeFill="accent6" w:themeFillTint="33"/>
          </w:tcPr>
          <w:p w14:paraId="3D169773" w14:textId="77777777" w:rsidR="00B93509" w:rsidRPr="00B93509" w:rsidRDefault="00B93509" w:rsidP="00B93509">
            <w:pPr>
              <w:spacing w:before="120" w:after="120"/>
              <w:jc w:val="center"/>
              <w:rPr>
                <w:b/>
              </w:rPr>
            </w:pPr>
            <w:r w:rsidRPr="00B93509">
              <w:rPr>
                <w:b/>
              </w:rPr>
              <w:t>Options</w:t>
            </w:r>
          </w:p>
        </w:tc>
        <w:tc>
          <w:tcPr>
            <w:tcW w:w="2250" w:type="dxa"/>
            <w:shd w:val="clear" w:color="auto" w:fill="DAE1EB" w:themeFill="accent6" w:themeFillTint="33"/>
          </w:tcPr>
          <w:p w14:paraId="26BCDBB7" w14:textId="77777777" w:rsidR="00B93509" w:rsidRPr="00B93509" w:rsidRDefault="00B93509" w:rsidP="00B93509">
            <w:pPr>
              <w:spacing w:before="120" w:after="120"/>
              <w:jc w:val="center"/>
              <w:rPr>
                <w:b/>
              </w:rPr>
            </w:pPr>
            <w:r w:rsidRPr="00B93509">
              <w:rPr>
                <w:b/>
              </w:rPr>
              <w:t>SHEF Equivalent</w:t>
            </w:r>
          </w:p>
        </w:tc>
      </w:tr>
      <w:tr w:rsidR="00B93509" w14:paraId="2DFBC930" w14:textId="77777777" w:rsidTr="00B93509">
        <w:tc>
          <w:tcPr>
            <w:tcW w:w="2323" w:type="dxa"/>
          </w:tcPr>
          <w:p w14:paraId="2AF6B76F" w14:textId="77777777" w:rsidR="00B93509" w:rsidRDefault="00B93509" w:rsidP="00502B78">
            <w:r>
              <w:t>Play</w:t>
            </w:r>
          </w:p>
        </w:tc>
        <w:tc>
          <w:tcPr>
            <w:tcW w:w="4715" w:type="dxa"/>
          </w:tcPr>
          <w:p w14:paraId="55E7F61D" w14:textId="77777777" w:rsidR="00B93509" w:rsidRDefault="00B93509" w:rsidP="004B7CB3">
            <w:pPr>
              <w:pStyle w:val="ListParagraph"/>
              <w:numPr>
                <w:ilvl w:val="0"/>
                <w:numId w:val="36"/>
              </w:numPr>
              <w:ind w:left="360"/>
            </w:pPr>
            <w:r>
              <w:t xml:space="preserve">VOD, </w:t>
            </w:r>
          </w:p>
          <w:p w14:paraId="3ED999BE" w14:textId="77777777" w:rsidR="00B93509" w:rsidRDefault="00B93509" w:rsidP="004B7CB3">
            <w:pPr>
              <w:pStyle w:val="ListParagraph"/>
              <w:numPr>
                <w:ilvl w:val="0"/>
                <w:numId w:val="36"/>
              </w:numPr>
              <w:ind w:left="360"/>
            </w:pPr>
            <w:r w:rsidRPr="00303EB1">
              <w:t xml:space="preserve">DVR, </w:t>
            </w:r>
          </w:p>
          <w:p w14:paraId="3CEBD462" w14:textId="77777777" w:rsidR="00B93509" w:rsidRDefault="00B93509" w:rsidP="004B7CB3">
            <w:pPr>
              <w:pStyle w:val="ListParagraph"/>
              <w:numPr>
                <w:ilvl w:val="0"/>
                <w:numId w:val="36"/>
              </w:numPr>
              <w:ind w:left="360"/>
            </w:pPr>
            <w:r w:rsidRPr="00303EB1">
              <w:t xml:space="preserve">MP4, </w:t>
            </w:r>
          </w:p>
          <w:p w14:paraId="3E3F7C95" w14:textId="77777777" w:rsidR="00B93509" w:rsidRDefault="00B93509" w:rsidP="004B7CB3">
            <w:pPr>
              <w:pStyle w:val="ListParagraph"/>
              <w:numPr>
                <w:ilvl w:val="0"/>
                <w:numId w:val="36"/>
              </w:numPr>
              <w:ind w:left="360"/>
            </w:pPr>
            <w:r w:rsidRPr="00303EB1">
              <w:t xml:space="preserve">C3 </w:t>
            </w:r>
          </w:p>
          <w:p w14:paraId="249B36D3" w14:textId="77777777" w:rsidR="00B93509" w:rsidRDefault="00B93509" w:rsidP="004B7CB3">
            <w:pPr>
              <w:pStyle w:val="ListParagraph"/>
              <w:numPr>
                <w:ilvl w:val="0"/>
                <w:numId w:val="36"/>
              </w:numPr>
              <w:ind w:left="360"/>
            </w:pPr>
            <w:r w:rsidRPr="00303EB1">
              <w:t>Live TV.</w:t>
            </w:r>
          </w:p>
        </w:tc>
        <w:tc>
          <w:tcPr>
            <w:tcW w:w="2250" w:type="dxa"/>
          </w:tcPr>
          <w:p w14:paraId="7192F632" w14:textId="77777777" w:rsidR="00B93509" w:rsidRDefault="00B93509" w:rsidP="00502B78">
            <w:r>
              <w:t>dvr/play</w:t>
            </w:r>
          </w:p>
        </w:tc>
      </w:tr>
      <w:tr w:rsidR="00B93509" w14:paraId="5992DDD7" w14:textId="77777777" w:rsidTr="00B93509">
        <w:tc>
          <w:tcPr>
            <w:tcW w:w="2323" w:type="dxa"/>
          </w:tcPr>
          <w:p w14:paraId="2F61F501" w14:textId="77777777" w:rsidR="00B93509" w:rsidRDefault="00B93509" w:rsidP="00502B78">
            <w:r>
              <w:t>Terminate on video action</w:t>
            </w:r>
          </w:p>
        </w:tc>
        <w:tc>
          <w:tcPr>
            <w:tcW w:w="4715" w:type="dxa"/>
          </w:tcPr>
          <w:p w14:paraId="5C00F48A" w14:textId="77777777" w:rsidR="00B93509" w:rsidRPr="00B93509" w:rsidRDefault="00B93509" w:rsidP="004B7CB3">
            <w:pPr>
              <w:pStyle w:val="ListParagraph"/>
              <w:numPr>
                <w:ilvl w:val="0"/>
                <w:numId w:val="36"/>
              </w:numPr>
              <w:ind w:left="288"/>
              <w:contextualSpacing w:val="0"/>
            </w:pPr>
            <w:r w:rsidRPr="00B93509">
              <w:t>Application made call to channel tune</w:t>
            </w:r>
          </w:p>
          <w:p w14:paraId="2BB22F6C" w14:textId="77777777" w:rsidR="00B93509" w:rsidRPr="00B93509" w:rsidRDefault="00B93509" w:rsidP="004B7CB3">
            <w:pPr>
              <w:pStyle w:val="ListParagraph"/>
              <w:numPr>
                <w:ilvl w:val="0"/>
                <w:numId w:val="36"/>
              </w:numPr>
              <w:ind w:left="288"/>
              <w:contextualSpacing w:val="0"/>
            </w:pPr>
            <w:r w:rsidRPr="00B93509">
              <w:t>Application made call to playback VOD/DVR/C3/MP4</w:t>
            </w:r>
          </w:p>
          <w:p w14:paraId="6DD1FB2D" w14:textId="77777777" w:rsidR="00B93509" w:rsidRPr="00B93509" w:rsidRDefault="00B93509" w:rsidP="004B7CB3">
            <w:pPr>
              <w:pStyle w:val="ListParagraph"/>
              <w:numPr>
                <w:ilvl w:val="0"/>
                <w:numId w:val="36"/>
              </w:numPr>
              <w:ind w:left="360"/>
              <w:contextualSpacing w:val="0"/>
            </w:pPr>
            <w:r w:rsidRPr="00B93509">
              <w:t>Application made call to go to live TV</w:t>
            </w:r>
          </w:p>
          <w:p w14:paraId="2B9DEF5A" w14:textId="77777777" w:rsidR="00B93509" w:rsidRPr="00B93509" w:rsidRDefault="00B93509" w:rsidP="004B7CB3">
            <w:pPr>
              <w:pStyle w:val="ListParagraph"/>
              <w:numPr>
                <w:ilvl w:val="0"/>
                <w:numId w:val="36"/>
              </w:numPr>
              <w:ind w:left="288"/>
              <w:contextualSpacing w:val="0"/>
            </w:pPr>
            <w:r w:rsidRPr="00B93509">
              <w:t xml:space="preserve">Application requested Trickplay functionality </w:t>
            </w:r>
          </w:p>
          <w:p w14:paraId="64F408DD" w14:textId="77777777" w:rsidR="00B93509" w:rsidRPr="00B93509" w:rsidRDefault="00B93509" w:rsidP="004B7CB3">
            <w:pPr>
              <w:pStyle w:val="ListParagraph"/>
              <w:numPr>
                <w:ilvl w:val="0"/>
                <w:numId w:val="36"/>
              </w:numPr>
              <w:ind w:left="288"/>
              <w:contextualSpacing w:val="0"/>
            </w:pPr>
            <w:r w:rsidRPr="00B93509">
              <w:t>SHEF trickplay command</w:t>
            </w:r>
          </w:p>
          <w:p w14:paraId="0104F6D5" w14:textId="77777777" w:rsidR="00B93509" w:rsidRPr="00B93509" w:rsidRDefault="00B93509" w:rsidP="004B7CB3">
            <w:pPr>
              <w:pStyle w:val="ListParagraph"/>
              <w:numPr>
                <w:ilvl w:val="0"/>
                <w:numId w:val="36"/>
              </w:numPr>
              <w:ind w:left="288"/>
              <w:contextualSpacing w:val="0"/>
            </w:pPr>
            <w:r w:rsidRPr="00B93509">
              <w:t xml:space="preserve">Remote control </w:t>
            </w:r>
            <w:proofErr w:type="spellStart"/>
            <w:r w:rsidRPr="00B93509">
              <w:t>keypress</w:t>
            </w:r>
            <w:proofErr w:type="spellEnd"/>
          </w:p>
          <w:p w14:paraId="367DF61D" w14:textId="77777777" w:rsidR="00B93509" w:rsidRPr="00B93509" w:rsidRDefault="00B93509" w:rsidP="004B7CB3">
            <w:pPr>
              <w:pStyle w:val="ListParagraph"/>
              <w:numPr>
                <w:ilvl w:val="0"/>
                <w:numId w:val="36"/>
              </w:numPr>
              <w:ind w:left="288"/>
              <w:contextualSpacing w:val="0"/>
            </w:pPr>
            <w:r w:rsidRPr="00B93509">
              <w:t>Native UI requested entry into review buffer</w:t>
            </w:r>
          </w:p>
          <w:p w14:paraId="19577AE0" w14:textId="77777777" w:rsidR="00B93509" w:rsidRPr="00B93509" w:rsidRDefault="00B93509" w:rsidP="00502B78">
            <w:pPr>
              <w:pStyle w:val="ListParagraph"/>
              <w:ind w:left="288"/>
            </w:pPr>
          </w:p>
        </w:tc>
        <w:tc>
          <w:tcPr>
            <w:tcW w:w="2250" w:type="dxa"/>
          </w:tcPr>
          <w:p w14:paraId="4C119521" w14:textId="77777777" w:rsidR="00B93509" w:rsidRDefault="00B93509" w:rsidP="00502B78">
            <w:r>
              <w:t>N/A</w:t>
            </w:r>
          </w:p>
        </w:tc>
      </w:tr>
      <w:tr w:rsidR="00B93509" w14:paraId="156B91DA" w14:textId="77777777" w:rsidTr="00B93509">
        <w:tc>
          <w:tcPr>
            <w:tcW w:w="2323" w:type="dxa"/>
          </w:tcPr>
          <w:p w14:paraId="72556C8D" w14:textId="77777777" w:rsidR="00B93509" w:rsidRDefault="00B93509" w:rsidP="00502B78">
            <w:r>
              <w:t>display OSD</w:t>
            </w:r>
          </w:p>
        </w:tc>
        <w:tc>
          <w:tcPr>
            <w:tcW w:w="4715" w:type="dxa"/>
          </w:tcPr>
          <w:p w14:paraId="52324932" w14:textId="77777777" w:rsidR="00B93509" w:rsidRPr="00B93509" w:rsidRDefault="00B93509" w:rsidP="00502B78"/>
        </w:tc>
        <w:tc>
          <w:tcPr>
            <w:tcW w:w="2250" w:type="dxa"/>
          </w:tcPr>
          <w:p w14:paraId="6E2ED343" w14:textId="77777777" w:rsidR="00B93509" w:rsidRDefault="00B93509" w:rsidP="00502B78">
            <w:r>
              <w:t>/info/</w:t>
            </w:r>
            <w:proofErr w:type="spellStart"/>
            <w:r>
              <w:t>displayOSD</w:t>
            </w:r>
            <w:proofErr w:type="spellEnd"/>
          </w:p>
        </w:tc>
      </w:tr>
      <w:tr w:rsidR="00B93509" w14:paraId="7CCB5117" w14:textId="77777777" w:rsidTr="00B93509">
        <w:tc>
          <w:tcPr>
            <w:tcW w:w="2323" w:type="dxa"/>
          </w:tcPr>
          <w:p w14:paraId="5AC709DF" w14:textId="77777777" w:rsidR="00B93509" w:rsidRDefault="00B93509" w:rsidP="00502B78">
            <w:r>
              <w:t>get review buffer size</w:t>
            </w:r>
          </w:p>
        </w:tc>
        <w:tc>
          <w:tcPr>
            <w:tcW w:w="4715" w:type="dxa"/>
          </w:tcPr>
          <w:p w14:paraId="20D29A43" w14:textId="77777777" w:rsidR="00B93509" w:rsidRPr="00B93509" w:rsidRDefault="00B93509" w:rsidP="00502B78"/>
        </w:tc>
        <w:tc>
          <w:tcPr>
            <w:tcW w:w="2250" w:type="dxa"/>
          </w:tcPr>
          <w:p w14:paraId="4A74C58B" w14:textId="77777777" w:rsidR="00B93509" w:rsidRDefault="00B93509" w:rsidP="00502B78"/>
        </w:tc>
      </w:tr>
      <w:tr w:rsidR="00B93509" w14:paraId="06114325" w14:textId="77777777" w:rsidTr="00B93509">
        <w:tc>
          <w:tcPr>
            <w:tcW w:w="2323" w:type="dxa"/>
          </w:tcPr>
          <w:p w14:paraId="1EF2D944" w14:textId="77777777" w:rsidR="00B93509" w:rsidRDefault="00B93509" w:rsidP="00502B78">
            <w:r>
              <w:t>trick play</w:t>
            </w:r>
          </w:p>
        </w:tc>
        <w:tc>
          <w:tcPr>
            <w:tcW w:w="4715" w:type="dxa"/>
            <w:shd w:val="clear" w:color="auto" w:fill="auto"/>
          </w:tcPr>
          <w:p w14:paraId="6585CD8F" w14:textId="77777777" w:rsidR="00B93509" w:rsidRPr="00B93509" w:rsidRDefault="00B93509" w:rsidP="004B7CB3">
            <w:pPr>
              <w:pStyle w:val="ListParagraph"/>
              <w:numPr>
                <w:ilvl w:val="0"/>
                <w:numId w:val="37"/>
              </w:numPr>
              <w:ind w:left="360"/>
            </w:pPr>
            <w:r w:rsidRPr="00B93509">
              <w:t>MP4 all offset trickplay.</w:t>
            </w:r>
          </w:p>
          <w:p w14:paraId="592BC834" w14:textId="77777777" w:rsidR="00B93509" w:rsidRPr="00B93509" w:rsidRDefault="00B93509" w:rsidP="004B7CB3">
            <w:pPr>
              <w:pStyle w:val="ListParagraph"/>
              <w:numPr>
                <w:ilvl w:val="0"/>
                <w:numId w:val="37"/>
              </w:numPr>
              <w:ind w:left="360"/>
            </w:pPr>
            <w:r w:rsidRPr="00B93509">
              <w:t>VOD scrub and all offset trickplay</w:t>
            </w:r>
          </w:p>
          <w:p w14:paraId="7FAC6A3F" w14:textId="77777777" w:rsidR="00B93509" w:rsidRPr="00B93509" w:rsidRDefault="00B93509" w:rsidP="004B7CB3">
            <w:pPr>
              <w:pStyle w:val="ListParagraph"/>
              <w:numPr>
                <w:ilvl w:val="0"/>
                <w:numId w:val="37"/>
              </w:numPr>
              <w:ind w:left="360"/>
            </w:pPr>
            <w:r w:rsidRPr="00B93509">
              <w:t>c3 all offset trickplay</w:t>
            </w:r>
          </w:p>
          <w:p w14:paraId="147500A7" w14:textId="77777777" w:rsidR="00B93509" w:rsidRPr="00B93509" w:rsidRDefault="00B93509" w:rsidP="004B7CB3">
            <w:pPr>
              <w:pStyle w:val="ListParagraph"/>
              <w:numPr>
                <w:ilvl w:val="0"/>
                <w:numId w:val="37"/>
              </w:numPr>
              <w:ind w:left="360"/>
            </w:pPr>
            <w:r w:rsidRPr="00B93509">
              <w:t>DVR all offset trickplay</w:t>
            </w:r>
          </w:p>
        </w:tc>
        <w:tc>
          <w:tcPr>
            <w:tcW w:w="2250" w:type="dxa"/>
          </w:tcPr>
          <w:p w14:paraId="67A6D39E" w14:textId="77777777" w:rsidR="00B93509" w:rsidRDefault="00B93509" w:rsidP="00502B78"/>
        </w:tc>
      </w:tr>
      <w:tr w:rsidR="00B93509" w14:paraId="7E664709" w14:textId="77777777" w:rsidTr="00B93509">
        <w:tc>
          <w:tcPr>
            <w:tcW w:w="2323" w:type="dxa"/>
          </w:tcPr>
          <w:p w14:paraId="5F49A7C0" w14:textId="77777777" w:rsidR="00B93509" w:rsidRDefault="00B93509" w:rsidP="00502B78">
            <w:r>
              <w:t>trick play</w:t>
            </w:r>
          </w:p>
        </w:tc>
        <w:tc>
          <w:tcPr>
            <w:tcW w:w="4715" w:type="dxa"/>
            <w:shd w:val="clear" w:color="auto" w:fill="auto"/>
          </w:tcPr>
          <w:p w14:paraId="27B54B44" w14:textId="77777777" w:rsidR="00B93509" w:rsidRPr="00B93509" w:rsidRDefault="00B93509" w:rsidP="004B7CB3">
            <w:pPr>
              <w:pStyle w:val="ListParagraph"/>
              <w:numPr>
                <w:ilvl w:val="0"/>
                <w:numId w:val="38"/>
              </w:numPr>
              <w:ind w:left="360"/>
            </w:pPr>
            <w:r w:rsidRPr="00B93509">
              <w:t>Fast forward</w:t>
            </w:r>
          </w:p>
          <w:p w14:paraId="7115335C" w14:textId="77777777" w:rsidR="00B93509" w:rsidRPr="00B93509" w:rsidRDefault="00B93509" w:rsidP="004B7CB3">
            <w:pPr>
              <w:pStyle w:val="ListParagraph"/>
              <w:numPr>
                <w:ilvl w:val="0"/>
                <w:numId w:val="38"/>
              </w:numPr>
              <w:ind w:left="360"/>
            </w:pPr>
            <w:r w:rsidRPr="00B93509">
              <w:t>Rewind</w:t>
            </w:r>
          </w:p>
          <w:p w14:paraId="55605173" w14:textId="77777777" w:rsidR="00B93509" w:rsidRPr="00B93509" w:rsidRDefault="00B93509" w:rsidP="004B7CB3">
            <w:pPr>
              <w:pStyle w:val="ListParagraph"/>
              <w:numPr>
                <w:ilvl w:val="0"/>
                <w:numId w:val="38"/>
              </w:numPr>
              <w:ind w:left="360"/>
            </w:pPr>
            <w:r w:rsidRPr="00B93509">
              <w:t>Pause</w:t>
            </w:r>
          </w:p>
        </w:tc>
        <w:tc>
          <w:tcPr>
            <w:tcW w:w="2250" w:type="dxa"/>
          </w:tcPr>
          <w:p w14:paraId="6B217A86" w14:textId="77777777" w:rsidR="00B93509" w:rsidRDefault="00B93509" w:rsidP="00502B78"/>
        </w:tc>
      </w:tr>
      <w:tr w:rsidR="00B93509" w14:paraId="441C17EF" w14:textId="77777777" w:rsidTr="00B93509">
        <w:tc>
          <w:tcPr>
            <w:tcW w:w="2323" w:type="dxa"/>
          </w:tcPr>
          <w:p w14:paraId="34C014E3" w14:textId="77777777" w:rsidR="00B93509" w:rsidRDefault="00B93509" w:rsidP="00502B78">
            <w:r>
              <w:t>set offset</w:t>
            </w:r>
          </w:p>
        </w:tc>
        <w:tc>
          <w:tcPr>
            <w:tcW w:w="4715" w:type="dxa"/>
          </w:tcPr>
          <w:p w14:paraId="47EE229A" w14:textId="77777777" w:rsidR="00B93509" w:rsidRPr="00B93509" w:rsidRDefault="00B93509" w:rsidP="00502B78">
            <w:r w:rsidRPr="00B93509">
              <w:t>VOD</w:t>
            </w:r>
          </w:p>
          <w:p w14:paraId="15B25B7E" w14:textId="77777777" w:rsidR="00B93509" w:rsidRPr="00B93509" w:rsidRDefault="00B93509" w:rsidP="00502B78">
            <w:r w:rsidRPr="00B93509">
              <w:t>C3</w:t>
            </w:r>
          </w:p>
        </w:tc>
        <w:tc>
          <w:tcPr>
            <w:tcW w:w="2250" w:type="dxa"/>
          </w:tcPr>
          <w:p w14:paraId="766CB9AD" w14:textId="77777777" w:rsidR="00B93509" w:rsidRDefault="00B93509" w:rsidP="00502B78"/>
        </w:tc>
      </w:tr>
      <w:tr w:rsidR="00B93509" w14:paraId="5851BEAB" w14:textId="77777777" w:rsidTr="00B93509">
        <w:tc>
          <w:tcPr>
            <w:tcW w:w="2323" w:type="dxa"/>
          </w:tcPr>
          <w:p w14:paraId="04CF0FDC" w14:textId="77777777" w:rsidR="00B93509" w:rsidRDefault="00B93509" w:rsidP="00502B78">
            <w:r>
              <w:t>jump to new offset</w:t>
            </w:r>
          </w:p>
        </w:tc>
        <w:tc>
          <w:tcPr>
            <w:tcW w:w="4715" w:type="dxa"/>
          </w:tcPr>
          <w:p w14:paraId="16A00AD8" w14:textId="77777777" w:rsidR="00B93509" w:rsidRPr="00B93509" w:rsidRDefault="00B93509" w:rsidP="00502B78">
            <w:r w:rsidRPr="00B93509">
              <w:t>VOD</w:t>
            </w:r>
          </w:p>
          <w:p w14:paraId="14CCC27C" w14:textId="77777777" w:rsidR="00B93509" w:rsidRPr="00B93509" w:rsidRDefault="00B93509" w:rsidP="00502B78">
            <w:r w:rsidRPr="00B93509">
              <w:t>C3</w:t>
            </w:r>
          </w:p>
        </w:tc>
        <w:tc>
          <w:tcPr>
            <w:tcW w:w="2250" w:type="dxa"/>
          </w:tcPr>
          <w:p w14:paraId="0E4DC380" w14:textId="77777777" w:rsidR="00B93509" w:rsidRDefault="00B93509" w:rsidP="00502B78"/>
        </w:tc>
      </w:tr>
      <w:tr w:rsidR="00B93509" w14:paraId="5723A957" w14:textId="77777777" w:rsidTr="00B93509">
        <w:tc>
          <w:tcPr>
            <w:tcW w:w="2323" w:type="dxa"/>
          </w:tcPr>
          <w:p w14:paraId="530C96AA" w14:textId="77777777" w:rsidR="00B93509" w:rsidRDefault="00B93509" w:rsidP="00502B78">
            <w:r>
              <w:t xml:space="preserve">get buffered video </w:t>
            </w:r>
            <w:proofErr w:type="spellStart"/>
            <w:r>
              <w:t>len</w:t>
            </w:r>
            <w:proofErr w:type="spellEnd"/>
          </w:p>
        </w:tc>
        <w:tc>
          <w:tcPr>
            <w:tcW w:w="4715" w:type="dxa"/>
          </w:tcPr>
          <w:p w14:paraId="24FCCADB" w14:textId="77777777" w:rsidR="00B93509" w:rsidRPr="00B93509" w:rsidRDefault="00B93509" w:rsidP="00502B78">
            <w:r w:rsidRPr="00B93509">
              <w:t>VOD</w:t>
            </w:r>
          </w:p>
          <w:p w14:paraId="10FEF7E5" w14:textId="77777777" w:rsidR="00B93509" w:rsidRPr="00B93509" w:rsidRDefault="00B93509" w:rsidP="00502B78">
            <w:r w:rsidRPr="00B93509">
              <w:t>C3</w:t>
            </w:r>
          </w:p>
        </w:tc>
        <w:tc>
          <w:tcPr>
            <w:tcW w:w="2250" w:type="dxa"/>
          </w:tcPr>
          <w:p w14:paraId="2078D8D8" w14:textId="77777777" w:rsidR="00B93509" w:rsidRDefault="00B93509" w:rsidP="00502B78"/>
        </w:tc>
      </w:tr>
      <w:tr w:rsidR="00B93509" w14:paraId="5158CAE0" w14:textId="77777777" w:rsidTr="00B93509">
        <w:tc>
          <w:tcPr>
            <w:tcW w:w="2323" w:type="dxa"/>
          </w:tcPr>
          <w:p w14:paraId="0E244467" w14:textId="77777777" w:rsidR="00B93509" w:rsidRDefault="00B93509" w:rsidP="00502B78">
            <w:r>
              <w:t>closed caps</w:t>
            </w:r>
          </w:p>
        </w:tc>
        <w:tc>
          <w:tcPr>
            <w:tcW w:w="4715" w:type="dxa"/>
          </w:tcPr>
          <w:p w14:paraId="2060D612" w14:textId="77777777" w:rsidR="00B93509" w:rsidRPr="00B93509" w:rsidRDefault="00B93509" w:rsidP="00502B78">
            <w:r w:rsidRPr="00B93509">
              <w:t>enable/disable</w:t>
            </w:r>
          </w:p>
        </w:tc>
        <w:tc>
          <w:tcPr>
            <w:tcW w:w="2250" w:type="dxa"/>
          </w:tcPr>
          <w:p w14:paraId="3E014249" w14:textId="77777777" w:rsidR="00B93509" w:rsidRDefault="00B93509" w:rsidP="00502B78"/>
        </w:tc>
      </w:tr>
      <w:tr w:rsidR="00B93509" w14:paraId="5AF6D2E9" w14:textId="77777777" w:rsidTr="00B93509">
        <w:tc>
          <w:tcPr>
            <w:tcW w:w="2323" w:type="dxa"/>
          </w:tcPr>
          <w:p w14:paraId="566BE3D7" w14:textId="77777777" w:rsidR="00B93509" w:rsidRDefault="00B93509" w:rsidP="00502B78">
            <w:r>
              <w:t>audio track</w:t>
            </w:r>
          </w:p>
        </w:tc>
        <w:tc>
          <w:tcPr>
            <w:tcW w:w="4715" w:type="dxa"/>
          </w:tcPr>
          <w:p w14:paraId="0410A19A" w14:textId="77777777" w:rsidR="00B93509" w:rsidRPr="00B93509" w:rsidRDefault="00B93509" w:rsidP="00502B78">
            <w:r w:rsidRPr="00B93509">
              <w:t>select</w:t>
            </w:r>
          </w:p>
        </w:tc>
        <w:tc>
          <w:tcPr>
            <w:tcW w:w="2250" w:type="dxa"/>
          </w:tcPr>
          <w:p w14:paraId="0D14330B" w14:textId="77777777" w:rsidR="00B93509" w:rsidRDefault="00B93509" w:rsidP="00502B78"/>
        </w:tc>
      </w:tr>
      <w:tr w:rsidR="00B93509" w14:paraId="2C19FAB2" w14:textId="77777777" w:rsidTr="00B93509">
        <w:tc>
          <w:tcPr>
            <w:tcW w:w="2323" w:type="dxa"/>
          </w:tcPr>
          <w:p w14:paraId="4A060B09" w14:textId="77777777" w:rsidR="00B93509" w:rsidRDefault="00B93509" w:rsidP="00502B78">
            <w:proofErr w:type="spellStart"/>
            <w:r>
              <w:t>displayChanBanner</w:t>
            </w:r>
            <w:proofErr w:type="spellEnd"/>
          </w:p>
        </w:tc>
        <w:tc>
          <w:tcPr>
            <w:tcW w:w="4715" w:type="dxa"/>
          </w:tcPr>
          <w:p w14:paraId="64E242AA" w14:textId="77777777" w:rsidR="00B93509" w:rsidRPr="00B93509" w:rsidRDefault="00B93509" w:rsidP="00502B78"/>
        </w:tc>
        <w:tc>
          <w:tcPr>
            <w:tcW w:w="2250" w:type="dxa"/>
          </w:tcPr>
          <w:p w14:paraId="57247143" w14:textId="77777777" w:rsidR="00B93509" w:rsidRDefault="00B93509" w:rsidP="00502B78"/>
        </w:tc>
      </w:tr>
      <w:tr w:rsidR="00B93509" w14:paraId="68168F1D" w14:textId="77777777" w:rsidTr="00B93509">
        <w:tc>
          <w:tcPr>
            <w:tcW w:w="2323" w:type="dxa"/>
          </w:tcPr>
          <w:p w14:paraId="7BB352F4" w14:textId="77777777" w:rsidR="00B93509" w:rsidRDefault="00B93509" w:rsidP="00502B78">
            <w:proofErr w:type="spellStart"/>
            <w:r>
              <w:t>displayTrickPlayBar</w:t>
            </w:r>
            <w:proofErr w:type="spellEnd"/>
          </w:p>
        </w:tc>
        <w:tc>
          <w:tcPr>
            <w:tcW w:w="4715" w:type="dxa"/>
          </w:tcPr>
          <w:p w14:paraId="2982681B" w14:textId="77777777" w:rsidR="00B93509" w:rsidRPr="00B93509" w:rsidRDefault="00B93509" w:rsidP="00502B78"/>
        </w:tc>
        <w:tc>
          <w:tcPr>
            <w:tcW w:w="2250" w:type="dxa"/>
          </w:tcPr>
          <w:p w14:paraId="0AE0AB41" w14:textId="77777777" w:rsidR="00B93509" w:rsidRDefault="00B93509" w:rsidP="00502B78"/>
        </w:tc>
      </w:tr>
      <w:tr w:rsidR="00B93509" w14:paraId="0EEE42AE" w14:textId="77777777" w:rsidTr="00B93509">
        <w:tc>
          <w:tcPr>
            <w:tcW w:w="2323" w:type="dxa"/>
          </w:tcPr>
          <w:p w14:paraId="447D35B5" w14:textId="77777777" w:rsidR="00B93509" w:rsidRDefault="00B93509" w:rsidP="00502B78">
            <w:proofErr w:type="spellStart"/>
            <w:r>
              <w:t>playBonk</w:t>
            </w:r>
            <w:proofErr w:type="spellEnd"/>
          </w:p>
        </w:tc>
        <w:tc>
          <w:tcPr>
            <w:tcW w:w="4715" w:type="dxa"/>
          </w:tcPr>
          <w:p w14:paraId="1282495B" w14:textId="77777777" w:rsidR="00B93509" w:rsidRPr="00B93509" w:rsidRDefault="00B93509" w:rsidP="00502B78"/>
        </w:tc>
        <w:tc>
          <w:tcPr>
            <w:tcW w:w="2250" w:type="dxa"/>
          </w:tcPr>
          <w:p w14:paraId="2B44F16A" w14:textId="77777777" w:rsidR="00B93509" w:rsidRDefault="00B93509" w:rsidP="00502B78"/>
        </w:tc>
      </w:tr>
    </w:tbl>
    <w:p w14:paraId="6580D883" w14:textId="77777777" w:rsidR="00D474BF" w:rsidRDefault="00B93509" w:rsidP="00B93509">
      <w:pPr>
        <w:pStyle w:val="Caption"/>
        <w:jc w:val="center"/>
      </w:pPr>
      <w:bookmarkStart w:id="36" w:name="_Ref427309564"/>
      <w:r>
        <w:t xml:space="preserve">Table </w:t>
      </w:r>
      <w:fldSimple w:instr=" SEQ Table \* ARABIC ">
        <w:r>
          <w:rPr>
            <w:noProof/>
          </w:rPr>
          <w:t>1</w:t>
        </w:r>
      </w:fldSimple>
      <w:bookmarkEnd w:id="36"/>
      <w:r>
        <w:t>: Summary of Commands Provided for Java Scripts Apps.</w:t>
      </w:r>
    </w:p>
    <w:p w14:paraId="1AFF087C" w14:textId="77777777" w:rsidR="00D474BF" w:rsidRDefault="00D474BF" w:rsidP="00D474BF">
      <w:pPr>
        <w:rPr>
          <w:color w:val="5A5C5E" w:themeColor="accent1" w:themeShade="BF"/>
          <w:sz w:val="16"/>
          <w:szCs w:val="16"/>
        </w:rPr>
      </w:pPr>
      <w:r>
        <w:br w:type="page"/>
      </w:r>
    </w:p>
    <w:p w14:paraId="44F5504B" w14:textId="77777777" w:rsidR="00D474BF" w:rsidRDefault="00D474BF" w:rsidP="00D474BF">
      <w:pPr>
        <w:pStyle w:val="Heading1"/>
      </w:pPr>
      <w:bookmarkStart w:id="37" w:name="_Toc425417560"/>
      <w:bookmarkStart w:id="38" w:name="_Toc427312868"/>
      <w:r>
        <w:lastRenderedPageBreak/>
        <w:t>Traceability Matrix</w:t>
      </w:r>
      <w:bookmarkEnd w:id="37"/>
      <w:bookmarkEnd w:id="38"/>
    </w:p>
    <w:p w14:paraId="12161F85" w14:textId="77777777" w:rsidR="00D474BF" w:rsidRDefault="00D474BF" w:rsidP="00D474BF">
      <w:r>
        <w:t>The Traceability Matrix maps the System Spec Requirements (from the global System Spec document) to its corresponding STB Requirement(s).</w:t>
      </w:r>
    </w:p>
    <w:p w14:paraId="75C3F5B9" w14:textId="77777777" w:rsidR="00D474BF" w:rsidRDefault="00D474BF" w:rsidP="00D474BF">
      <w:r>
        <w:t>In some cases, the global System Specs include Requirements related to STB, which should be translated into the STB Requirements document. This is a list of System Spec Requirements (STB related only) with the corresponding STB Requirement(s) specified in this document. If there is not a STB Requirement in this document that corresponds to the one in the System Spec Requirement, it is identified as “N/A”.</w:t>
      </w:r>
    </w:p>
    <w:tbl>
      <w:tblPr>
        <w:tblStyle w:val="RequirementsTable1"/>
        <w:tblW w:w="0" w:type="auto"/>
        <w:jc w:val="center"/>
        <w:tblLook w:val="04A0" w:firstRow="1" w:lastRow="0" w:firstColumn="1" w:lastColumn="0" w:noHBand="0" w:noVBand="1"/>
      </w:tblPr>
      <w:tblGrid>
        <w:gridCol w:w="3192"/>
        <w:gridCol w:w="2226"/>
        <w:gridCol w:w="4158"/>
      </w:tblGrid>
      <w:tr w:rsidR="00D474BF" w14:paraId="7730C6C4" w14:textId="77777777" w:rsidTr="00D474BF">
        <w:trPr>
          <w:cnfStyle w:val="100000000000" w:firstRow="1" w:lastRow="0" w:firstColumn="0" w:lastColumn="0" w:oddVBand="0" w:evenVBand="0" w:oddHBand="0" w:evenHBand="0" w:firstRowFirstColumn="0" w:firstRowLastColumn="0" w:lastRowFirstColumn="0" w:lastRowLastColumn="0"/>
          <w:cantSplit/>
          <w:jc w:val="center"/>
        </w:trPr>
        <w:tc>
          <w:tcPr>
            <w:tcW w:w="3192" w:type="dxa"/>
            <w:tcBorders>
              <w:top w:val="single" w:sz="24" w:space="0" w:color="005A9E"/>
              <w:left w:val="single" w:sz="24" w:space="0" w:color="005A9E"/>
              <w:bottom w:val="single" w:sz="6" w:space="0" w:color="005A9E"/>
              <w:right w:val="single" w:sz="6" w:space="0" w:color="005A9E"/>
            </w:tcBorders>
            <w:hideMark/>
          </w:tcPr>
          <w:p w14:paraId="79B6B430" w14:textId="77777777" w:rsidR="00D474BF" w:rsidRDefault="00D474BF">
            <w:r>
              <w:t>System Spec Requirement</w:t>
            </w:r>
          </w:p>
        </w:tc>
        <w:tc>
          <w:tcPr>
            <w:tcW w:w="2226" w:type="dxa"/>
            <w:tcBorders>
              <w:top w:val="single" w:sz="24" w:space="0" w:color="005A9E"/>
              <w:left w:val="single" w:sz="6" w:space="0" w:color="005A9E"/>
              <w:bottom w:val="single" w:sz="6" w:space="0" w:color="005A9E"/>
              <w:right w:val="single" w:sz="6" w:space="0" w:color="005A9E"/>
            </w:tcBorders>
            <w:hideMark/>
          </w:tcPr>
          <w:p w14:paraId="712B8A8C" w14:textId="77777777" w:rsidR="00D474BF" w:rsidRDefault="00D474BF">
            <w:r>
              <w:t xml:space="preserve">STB Requirement </w:t>
            </w:r>
          </w:p>
        </w:tc>
        <w:tc>
          <w:tcPr>
            <w:tcW w:w="4158" w:type="dxa"/>
            <w:tcBorders>
              <w:top w:val="single" w:sz="24" w:space="0" w:color="005A9E"/>
              <w:left w:val="single" w:sz="6" w:space="0" w:color="005A9E"/>
              <w:bottom w:val="single" w:sz="6" w:space="0" w:color="005A9E"/>
              <w:right w:val="single" w:sz="24" w:space="0" w:color="005A9E"/>
            </w:tcBorders>
            <w:hideMark/>
          </w:tcPr>
          <w:p w14:paraId="2E6F1977" w14:textId="77777777" w:rsidR="00D474BF" w:rsidRDefault="00D474BF">
            <w:r>
              <w:t>Notes</w:t>
            </w:r>
          </w:p>
        </w:tc>
      </w:tr>
      <w:tr w:rsidR="00D474BF" w14:paraId="44A114C7" w14:textId="77777777" w:rsidTr="00D474BF">
        <w:trPr>
          <w:cnfStyle w:val="000000100000" w:firstRow="0" w:lastRow="0" w:firstColumn="0" w:lastColumn="0" w:oddVBand="0" w:evenVBand="0" w:oddHBand="1" w:evenHBand="0" w:firstRowFirstColumn="0" w:firstRowLastColumn="0" w:lastRowFirstColumn="0" w:lastRowLastColumn="0"/>
          <w:cantSplit/>
          <w:trHeight w:val="453"/>
          <w:jc w:val="center"/>
        </w:trPr>
        <w:tc>
          <w:tcPr>
            <w:tcW w:w="3192" w:type="dxa"/>
            <w:tcBorders>
              <w:top w:val="single" w:sz="6" w:space="0" w:color="005A9E"/>
              <w:left w:val="single" w:sz="24" w:space="0" w:color="005A9E"/>
              <w:bottom w:val="single" w:sz="6" w:space="0" w:color="005A9E"/>
              <w:right w:val="single" w:sz="6" w:space="0" w:color="005A9E"/>
            </w:tcBorders>
          </w:tcPr>
          <w:p w14:paraId="10B4BAB6" w14:textId="77777777" w:rsidR="00D474BF" w:rsidRDefault="00D474BF">
            <w:r w:rsidRPr="00E026EC">
              <w:t>[R2.2.1-1</w:t>
            </w:r>
            <w:r>
              <w:t>]</w:t>
            </w:r>
          </w:p>
        </w:tc>
        <w:tc>
          <w:tcPr>
            <w:tcW w:w="2226" w:type="dxa"/>
            <w:tcBorders>
              <w:top w:val="single" w:sz="6" w:space="0" w:color="005A9E"/>
              <w:left w:val="single" w:sz="6" w:space="0" w:color="005A9E"/>
              <w:bottom w:val="single" w:sz="6" w:space="0" w:color="005A9E"/>
              <w:right w:val="single" w:sz="6" w:space="0" w:color="005A9E"/>
            </w:tcBorders>
          </w:tcPr>
          <w:p w14:paraId="006B824E" w14:textId="77777777" w:rsidR="00D474BF" w:rsidRDefault="00393F10" w:rsidP="0022596D">
            <w:r>
              <w:t>R[2.2</w:t>
            </w:r>
            <w:r w:rsidRPr="00303EB1">
              <w:t>-1]</w:t>
            </w:r>
          </w:p>
        </w:tc>
        <w:tc>
          <w:tcPr>
            <w:tcW w:w="4158" w:type="dxa"/>
            <w:tcBorders>
              <w:top w:val="single" w:sz="6" w:space="0" w:color="005A9E"/>
              <w:left w:val="single" w:sz="6" w:space="0" w:color="005A9E"/>
              <w:bottom w:val="single" w:sz="6" w:space="0" w:color="005A9E"/>
              <w:right w:val="single" w:sz="24" w:space="0" w:color="005A9E"/>
            </w:tcBorders>
          </w:tcPr>
          <w:p w14:paraId="3772A7EE" w14:textId="77777777" w:rsidR="00D474BF" w:rsidRDefault="00D474BF"/>
        </w:tc>
      </w:tr>
      <w:tr w:rsidR="00D474BF" w14:paraId="184605F6" w14:textId="77777777" w:rsidTr="00D474BF">
        <w:trPr>
          <w:cantSplit/>
          <w:trHeight w:val="480"/>
          <w:jc w:val="center"/>
        </w:trPr>
        <w:tc>
          <w:tcPr>
            <w:tcW w:w="3192" w:type="dxa"/>
            <w:tcBorders>
              <w:top w:val="single" w:sz="6" w:space="0" w:color="005A9E"/>
              <w:left w:val="single" w:sz="24" w:space="0" w:color="005A9E"/>
              <w:bottom w:val="single" w:sz="6" w:space="0" w:color="005A9E"/>
              <w:right w:val="single" w:sz="6" w:space="0" w:color="005A9E"/>
            </w:tcBorders>
          </w:tcPr>
          <w:p w14:paraId="72A6E7E3" w14:textId="77777777" w:rsidR="00D474BF" w:rsidRDefault="00393F10">
            <w:r>
              <w:t>[R2.2.1-2</w:t>
            </w:r>
            <w:r w:rsidR="00D474BF" w:rsidRPr="002B20F9">
              <w:t>]</w:t>
            </w:r>
          </w:p>
        </w:tc>
        <w:tc>
          <w:tcPr>
            <w:tcW w:w="2226" w:type="dxa"/>
            <w:tcBorders>
              <w:top w:val="single" w:sz="6" w:space="0" w:color="005A9E"/>
              <w:left w:val="single" w:sz="6" w:space="0" w:color="005A9E"/>
              <w:bottom w:val="single" w:sz="6" w:space="0" w:color="005A9E"/>
              <w:right w:val="single" w:sz="6" w:space="0" w:color="005A9E"/>
            </w:tcBorders>
          </w:tcPr>
          <w:p w14:paraId="081AE841" w14:textId="77777777" w:rsidR="00D474BF" w:rsidRDefault="00393F10" w:rsidP="0022596D">
            <w:r>
              <w:t>R[2.2.1</w:t>
            </w:r>
            <w:r w:rsidRPr="00303EB1">
              <w:t>-2]</w:t>
            </w:r>
          </w:p>
        </w:tc>
        <w:tc>
          <w:tcPr>
            <w:tcW w:w="4158" w:type="dxa"/>
            <w:tcBorders>
              <w:top w:val="single" w:sz="6" w:space="0" w:color="005A9E"/>
              <w:left w:val="single" w:sz="6" w:space="0" w:color="005A9E"/>
              <w:bottom w:val="single" w:sz="6" w:space="0" w:color="005A9E"/>
              <w:right w:val="single" w:sz="24" w:space="0" w:color="005A9E"/>
            </w:tcBorders>
          </w:tcPr>
          <w:p w14:paraId="0B4CB19A" w14:textId="77777777" w:rsidR="00D474BF" w:rsidRDefault="00D474BF"/>
        </w:tc>
      </w:tr>
      <w:tr w:rsidR="00D474BF" w14:paraId="080010A8" w14:textId="77777777" w:rsidTr="00D474BF">
        <w:trPr>
          <w:cnfStyle w:val="000000100000" w:firstRow="0" w:lastRow="0" w:firstColumn="0" w:lastColumn="0" w:oddVBand="0" w:evenVBand="0" w:oddHBand="1" w:evenHBand="0" w:firstRowFirstColumn="0" w:firstRowLastColumn="0" w:lastRowFirstColumn="0" w:lastRowLastColumn="0"/>
          <w:cantSplit/>
          <w:jc w:val="center"/>
        </w:trPr>
        <w:tc>
          <w:tcPr>
            <w:tcW w:w="3192" w:type="dxa"/>
            <w:tcBorders>
              <w:top w:val="single" w:sz="6" w:space="0" w:color="005A9E"/>
              <w:left w:val="single" w:sz="24" w:space="0" w:color="005A9E"/>
              <w:bottom w:val="single" w:sz="6" w:space="0" w:color="005A9E"/>
              <w:right w:val="single" w:sz="6" w:space="0" w:color="005A9E"/>
            </w:tcBorders>
            <w:hideMark/>
          </w:tcPr>
          <w:p w14:paraId="515F7DDE" w14:textId="77777777" w:rsidR="00D474BF" w:rsidRDefault="00393F10">
            <w:r>
              <w:t>[R2.2.1-3</w:t>
            </w:r>
            <w:r w:rsidR="00D474BF" w:rsidRPr="002B20F9">
              <w:t>]</w:t>
            </w:r>
          </w:p>
        </w:tc>
        <w:tc>
          <w:tcPr>
            <w:tcW w:w="2226" w:type="dxa"/>
            <w:tcBorders>
              <w:top w:val="single" w:sz="6" w:space="0" w:color="005A9E"/>
              <w:left w:val="single" w:sz="6" w:space="0" w:color="005A9E"/>
              <w:bottom w:val="single" w:sz="6" w:space="0" w:color="005A9E"/>
              <w:right w:val="single" w:sz="6" w:space="0" w:color="005A9E"/>
            </w:tcBorders>
            <w:hideMark/>
          </w:tcPr>
          <w:p w14:paraId="576C7CC6" w14:textId="77777777" w:rsidR="00D474BF" w:rsidRDefault="00393F10" w:rsidP="0022596D">
            <w:r w:rsidRPr="00302170">
              <w:t>R[2.2.1-3</w:t>
            </w:r>
            <w:r>
              <w:t>]</w:t>
            </w:r>
          </w:p>
        </w:tc>
        <w:tc>
          <w:tcPr>
            <w:tcW w:w="4158" w:type="dxa"/>
            <w:tcBorders>
              <w:top w:val="single" w:sz="6" w:space="0" w:color="005A9E"/>
              <w:left w:val="single" w:sz="6" w:space="0" w:color="005A9E"/>
              <w:bottom w:val="single" w:sz="6" w:space="0" w:color="005A9E"/>
              <w:right w:val="single" w:sz="24" w:space="0" w:color="005A9E"/>
            </w:tcBorders>
          </w:tcPr>
          <w:p w14:paraId="77FB8A93" w14:textId="77777777" w:rsidR="00D474BF" w:rsidRDefault="00D474BF"/>
        </w:tc>
      </w:tr>
      <w:tr w:rsidR="00D474BF" w14:paraId="29741DC6" w14:textId="77777777" w:rsidTr="00393F10">
        <w:trPr>
          <w:cantSplit/>
          <w:jc w:val="center"/>
        </w:trPr>
        <w:tc>
          <w:tcPr>
            <w:tcW w:w="3192" w:type="dxa"/>
            <w:tcBorders>
              <w:top w:val="single" w:sz="6" w:space="0" w:color="005A9E"/>
              <w:left w:val="single" w:sz="24" w:space="0" w:color="005A9E"/>
              <w:bottom w:val="single" w:sz="6" w:space="0" w:color="005A9E"/>
              <w:right w:val="single" w:sz="6" w:space="0" w:color="005A9E"/>
            </w:tcBorders>
            <w:hideMark/>
          </w:tcPr>
          <w:p w14:paraId="058BBC33" w14:textId="77777777" w:rsidR="00D474BF" w:rsidRDefault="00393F10">
            <w:r>
              <w:t>[R2.2.1-4</w:t>
            </w:r>
            <w:r w:rsidR="00D474BF" w:rsidRPr="002B20F9">
              <w:t>]</w:t>
            </w:r>
          </w:p>
        </w:tc>
        <w:tc>
          <w:tcPr>
            <w:tcW w:w="2226" w:type="dxa"/>
            <w:tcBorders>
              <w:top w:val="single" w:sz="6" w:space="0" w:color="005A9E"/>
              <w:left w:val="single" w:sz="6" w:space="0" w:color="005A9E"/>
              <w:bottom w:val="single" w:sz="6" w:space="0" w:color="005A9E"/>
              <w:right w:val="single" w:sz="6" w:space="0" w:color="005A9E"/>
            </w:tcBorders>
          </w:tcPr>
          <w:p w14:paraId="5CBFA8B9" w14:textId="77777777" w:rsidR="00D474BF" w:rsidRDefault="00393F10" w:rsidP="0022596D">
            <w:r>
              <w:t>R[2.2.1</w:t>
            </w:r>
            <w:r w:rsidRPr="00303EB1">
              <w:t>-4]</w:t>
            </w:r>
          </w:p>
        </w:tc>
        <w:tc>
          <w:tcPr>
            <w:tcW w:w="4158" w:type="dxa"/>
            <w:tcBorders>
              <w:top w:val="single" w:sz="6" w:space="0" w:color="005A9E"/>
              <w:left w:val="single" w:sz="6" w:space="0" w:color="005A9E"/>
              <w:bottom w:val="single" w:sz="6" w:space="0" w:color="005A9E"/>
              <w:right w:val="single" w:sz="24" w:space="0" w:color="005A9E"/>
            </w:tcBorders>
          </w:tcPr>
          <w:p w14:paraId="3FB8A3E3" w14:textId="77777777" w:rsidR="00D474BF" w:rsidRDefault="00D474BF" w:rsidP="00393F10"/>
        </w:tc>
      </w:tr>
      <w:tr w:rsidR="00393F10" w14:paraId="3A6B2613" w14:textId="77777777" w:rsidTr="00393F10">
        <w:trPr>
          <w:cnfStyle w:val="000000100000" w:firstRow="0" w:lastRow="0" w:firstColumn="0" w:lastColumn="0" w:oddVBand="0" w:evenVBand="0" w:oddHBand="1" w:evenHBand="0" w:firstRowFirstColumn="0" w:firstRowLastColumn="0" w:lastRowFirstColumn="0" w:lastRowLastColumn="0"/>
          <w:cantSplit/>
          <w:jc w:val="center"/>
        </w:trPr>
        <w:tc>
          <w:tcPr>
            <w:tcW w:w="3192" w:type="dxa"/>
            <w:tcBorders>
              <w:top w:val="single" w:sz="6" w:space="0" w:color="005A9E"/>
              <w:left w:val="single" w:sz="24" w:space="0" w:color="005A9E"/>
              <w:bottom w:val="single" w:sz="6" w:space="0" w:color="005A9E"/>
              <w:right w:val="single" w:sz="6" w:space="0" w:color="005A9E"/>
            </w:tcBorders>
          </w:tcPr>
          <w:p w14:paraId="66A6F464" w14:textId="77777777" w:rsidR="00393F10" w:rsidRDefault="00393F10" w:rsidP="001948F4">
            <w:r>
              <w:t>[R2.2.1-5]</w:t>
            </w:r>
          </w:p>
        </w:tc>
        <w:tc>
          <w:tcPr>
            <w:tcW w:w="2226" w:type="dxa"/>
            <w:tcBorders>
              <w:top w:val="single" w:sz="6" w:space="0" w:color="005A9E"/>
              <w:left w:val="single" w:sz="6" w:space="0" w:color="005A9E"/>
              <w:bottom w:val="single" w:sz="6" w:space="0" w:color="005A9E"/>
              <w:right w:val="single" w:sz="6" w:space="0" w:color="005A9E"/>
            </w:tcBorders>
          </w:tcPr>
          <w:p w14:paraId="2DFA9AC3" w14:textId="77777777" w:rsidR="00393F10" w:rsidRDefault="00393F10" w:rsidP="0022596D">
            <w:r>
              <w:t>R[2.2.1-5]</w:t>
            </w:r>
          </w:p>
        </w:tc>
        <w:tc>
          <w:tcPr>
            <w:tcW w:w="4158" w:type="dxa"/>
            <w:tcBorders>
              <w:top w:val="single" w:sz="6" w:space="0" w:color="005A9E"/>
              <w:left w:val="single" w:sz="6" w:space="0" w:color="005A9E"/>
              <w:bottom w:val="single" w:sz="6" w:space="0" w:color="005A9E"/>
              <w:right w:val="single" w:sz="24" w:space="0" w:color="005A9E"/>
            </w:tcBorders>
          </w:tcPr>
          <w:p w14:paraId="020FFD0A" w14:textId="77777777" w:rsidR="00393F10" w:rsidRDefault="00393F10">
            <w:pPr>
              <w:rPr>
                <w:sz w:val="20"/>
              </w:rPr>
            </w:pPr>
          </w:p>
        </w:tc>
      </w:tr>
      <w:tr w:rsidR="00393F10" w14:paraId="4B966611" w14:textId="77777777" w:rsidTr="00393F10">
        <w:trPr>
          <w:cantSplit/>
          <w:jc w:val="center"/>
        </w:trPr>
        <w:tc>
          <w:tcPr>
            <w:tcW w:w="3192" w:type="dxa"/>
            <w:tcBorders>
              <w:top w:val="single" w:sz="6" w:space="0" w:color="005A9E"/>
              <w:left w:val="single" w:sz="24" w:space="0" w:color="005A9E"/>
              <w:bottom w:val="single" w:sz="6" w:space="0" w:color="005A9E"/>
              <w:right w:val="single" w:sz="6" w:space="0" w:color="005A9E"/>
            </w:tcBorders>
          </w:tcPr>
          <w:p w14:paraId="3BA07EA5" w14:textId="77777777" w:rsidR="00393F10" w:rsidRDefault="00393F10" w:rsidP="001948F4">
            <w:r>
              <w:t>[R2.2.1-6</w:t>
            </w:r>
            <w:r w:rsidRPr="002B20F9">
              <w:t>]</w:t>
            </w:r>
          </w:p>
        </w:tc>
        <w:tc>
          <w:tcPr>
            <w:tcW w:w="2226" w:type="dxa"/>
            <w:tcBorders>
              <w:top w:val="single" w:sz="6" w:space="0" w:color="005A9E"/>
              <w:left w:val="single" w:sz="6" w:space="0" w:color="005A9E"/>
              <w:bottom w:val="single" w:sz="6" w:space="0" w:color="005A9E"/>
              <w:right w:val="single" w:sz="6" w:space="0" w:color="005A9E"/>
            </w:tcBorders>
          </w:tcPr>
          <w:p w14:paraId="17276552" w14:textId="77777777" w:rsidR="00393F10" w:rsidRDefault="00393F10" w:rsidP="0022596D">
            <w:r>
              <w:t>R[2.2.2-1</w:t>
            </w:r>
            <w:r w:rsidRPr="00303EB1">
              <w:t xml:space="preserve">] </w:t>
            </w:r>
            <w:r>
              <w:t>, R[2.2.2-2</w:t>
            </w:r>
            <w:r w:rsidRPr="00303EB1">
              <w:t>]</w:t>
            </w:r>
            <w:r>
              <w:t>, R[2.2.2-3</w:t>
            </w:r>
            <w:r w:rsidRPr="00303EB1">
              <w:t xml:space="preserve">] </w:t>
            </w:r>
          </w:p>
        </w:tc>
        <w:tc>
          <w:tcPr>
            <w:tcW w:w="4158" w:type="dxa"/>
            <w:tcBorders>
              <w:top w:val="single" w:sz="6" w:space="0" w:color="005A9E"/>
              <w:left w:val="single" w:sz="6" w:space="0" w:color="005A9E"/>
              <w:bottom w:val="single" w:sz="6" w:space="0" w:color="005A9E"/>
              <w:right w:val="single" w:sz="24" w:space="0" w:color="005A9E"/>
            </w:tcBorders>
          </w:tcPr>
          <w:p w14:paraId="5D66CB69" w14:textId="77777777" w:rsidR="00393F10" w:rsidRDefault="00393F10">
            <w:pPr>
              <w:rPr>
                <w:sz w:val="20"/>
              </w:rPr>
            </w:pPr>
          </w:p>
        </w:tc>
      </w:tr>
      <w:tr w:rsidR="00393F10" w14:paraId="7700E48F" w14:textId="77777777" w:rsidTr="00393F10">
        <w:trPr>
          <w:cnfStyle w:val="000000100000" w:firstRow="0" w:lastRow="0" w:firstColumn="0" w:lastColumn="0" w:oddVBand="0" w:evenVBand="0" w:oddHBand="1" w:evenHBand="0" w:firstRowFirstColumn="0" w:firstRowLastColumn="0" w:lastRowFirstColumn="0" w:lastRowLastColumn="0"/>
          <w:cantSplit/>
          <w:jc w:val="center"/>
        </w:trPr>
        <w:tc>
          <w:tcPr>
            <w:tcW w:w="3192" w:type="dxa"/>
            <w:tcBorders>
              <w:top w:val="single" w:sz="6" w:space="0" w:color="005A9E"/>
              <w:left w:val="single" w:sz="24" w:space="0" w:color="005A9E"/>
              <w:bottom w:val="single" w:sz="6" w:space="0" w:color="005A9E"/>
              <w:right w:val="single" w:sz="6" w:space="0" w:color="005A9E"/>
            </w:tcBorders>
          </w:tcPr>
          <w:p w14:paraId="63D67BBB" w14:textId="77777777" w:rsidR="00393F10" w:rsidRDefault="00393F10" w:rsidP="001948F4">
            <w:r>
              <w:t>[R2.2.1-7</w:t>
            </w:r>
            <w:r w:rsidRPr="002B20F9">
              <w:t>]</w:t>
            </w:r>
          </w:p>
        </w:tc>
        <w:tc>
          <w:tcPr>
            <w:tcW w:w="2226" w:type="dxa"/>
            <w:tcBorders>
              <w:top w:val="single" w:sz="6" w:space="0" w:color="005A9E"/>
              <w:left w:val="single" w:sz="6" w:space="0" w:color="005A9E"/>
              <w:bottom w:val="single" w:sz="6" w:space="0" w:color="005A9E"/>
              <w:right w:val="single" w:sz="6" w:space="0" w:color="005A9E"/>
            </w:tcBorders>
          </w:tcPr>
          <w:p w14:paraId="3655A1CE" w14:textId="77777777" w:rsidR="00393F10" w:rsidRDefault="00EB4781" w:rsidP="0022596D">
            <w:r>
              <w:t>R[2.2.2-4</w:t>
            </w:r>
            <w:r w:rsidRPr="002A1BA1">
              <w:t>]</w:t>
            </w:r>
          </w:p>
        </w:tc>
        <w:tc>
          <w:tcPr>
            <w:tcW w:w="4158" w:type="dxa"/>
            <w:tcBorders>
              <w:top w:val="single" w:sz="6" w:space="0" w:color="005A9E"/>
              <w:left w:val="single" w:sz="6" w:space="0" w:color="005A9E"/>
              <w:bottom w:val="single" w:sz="6" w:space="0" w:color="005A9E"/>
              <w:right w:val="single" w:sz="24" w:space="0" w:color="005A9E"/>
            </w:tcBorders>
          </w:tcPr>
          <w:p w14:paraId="0E2D32C2" w14:textId="77777777" w:rsidR="00393F10" w:rsidRDefault="00393F10">
            <w:pPr>
              <w:rPr>
                <w:sz w:val="20"/>
              </w:rPr>
            </w:pPr>
          </w:p>
        </w:tc>
      </w:tr>
      <w:tr w:rsidR="00393F10" w14:paraId="6E333477" w14:textId="77777777" w:rsidTr="00393F10">
        <w:trPr>
          <w:cantSplit/>
          <w:jc w:val="center"/>
        </w:trPr>
        <w:tc>
          <w:tcPr>
            <w:tcW w:w="3192" w:type="dxa"/>
            <w:tcBorders>
              <w:top w:val="single" w:sz="6" w:space="0" w:color="005A9E"/>
              <w:left w:val="single" w:sz="24" w:space="0" w:color="005A9E"/>
              <w:bottom w:val="single" w:sz="6" w:space="0" w:color="005A9E"/>
              <w:right w:val="single" w:sz="6" w:space="0" w:color="005A9E"/>
            </w:tcBorders>
          </w:tcPr>
          <w:p w14:paraId="784D48F8" w14:textId="77777777" w:rsidR="00393F10" w:rsidRDefault="00393F10" w:rsidP="001948F4">
            <w:r>
              <w:t>[R2.2.1-8</w:t>
            </w:r>
            <w:r w:rsidRPr="002B20F9">
              <w:t>]</w:t>
            </w:r>
          </w:p>
        </w:tc>
        <w:tc>
          <w:tcPr>
            <w:tcW w:w="2226" w:type="dxa"/>
            <w:tcBorders>
              <w:top w:val="single" w:sz="6" w:space="0" w:color="005A9E"/>
              <w:left w:val="single" w:sz="6" w:space="0" w:color="005A9E"/>
              <w:bottom w:val="single" w:sz="6" w:space="0" w:color="005A9E"/>
              <w:right w:val="single" w:sz="6" w:space="0" w:color="005A9E"/>
            </w:tcBorders>
          </w:tcPr>
          <w:p w14:paraId="47F53839" w14:textId="77777777" w:rsidR="00393F10" w:rsidRDefault="00EB4781" w:rsidP="0022596D">
            <w:r>
              <w:t>R[2.2.2</w:t>
            </w:r>
            <w:r w:rsidRPr="00303EB1">
              <w:t>-</w:t>
            </w:r>
            <w:r>
              <w:t>5</w:t>
            </w:r>
            <w:r w:rsidRPr="00303EB1">
              <w:t>]</w:t>
            </w:r>
            <w:r w:rsidRPr="00303EB1">
              <w:tab/>
            </w:r>
          </w:p>
        </w:tc>
        <w:tc>
          <w:tcPr>
            <w:tcW w:w="4158" w:type="dxa"/>
            <w:tcBorders>
              <w:top w:val="single" w:sz="6" w:space="0" w:color="005A9E"/>
              <w:left w:val="single" w:sz="6" w:space="0" w:color="005A9E"/>
              <w:bottom w:val="single" w:sz="6" w:space="0" w:color="005A9E"/>
              <w:right w:val="single" w:sz="24" w:space="0" w:color="005A9E"/>
            </w:tcBorders>
          </w:tcPr>
          <w:p w14:paraId="257AAC5D" w14:textId="77777777" w:rsidR="00393F10" w:rsidRDefault="00393F10">
            <w:pPr>
              <w:rPr>
                <w:sz w:val="20"/>
              </w:rPr>
            </w:pPr>
          </w:p>
        </w:tc>
      </w:tr>
      <w:tr w:rsidR="00393F10" w14:paraId="3D9948B7" w14:textId="77777777" w:rsidTr="00393F10">
        <w:trPr>
          <w:cnfStyle w:val="000000100000" w:firstRow="0" w:lastRow="0" w:firstColumn="0" w:lastColumn="0" w:oddVBand="0" w:evenVBand="0" w:oddHBand="1" w:evenHBand="0" w:firstRowFirstColumn="0" w:firstRowLastColumn="0" w:lastRowFirstColumn="0" w:lastRowLastColumn="0"/>
          <w:cantSplit/>
          <w:jc w:val="center"/>
        </w:trPr>
        <w:tc>
          <w:tcPr>
            <w:tcW w:w="3192" w:type="dxa"/>
            <w:tcBorders>
              <w:top w:val="single" w:sz="6" w:space="0" w:color="005A9E"/>
              <w:left w:val="single" w:sz="24" w:space="0" w:color="005A9E"/>
              <w:bottom w:val="single" w:sz="6" w:space="0" w:color="005A9E"/>
              <w:right w:val="single" w:sz="6" w:space="0" w:color="005A9E"/>
            </w:tcBorders>
          </w:tcPr>
          <w:p w14:paraId="3D709A6A" w14:textId="77777777" w:rsidR="00393F10" w:rsidRDefault="00393F10" w:rsidP="001948F4">
            <w:r>
              <w:t>[R2.2.1-8a]</w:t>
            </w:r>
          </w:p>
        </w:tc>
        <w:tc>
          <w:tcPr>
            <w:tcW w:w="2226" w:type="dxa"/>
            <w:tcBorders>
              <w:top w:val="single" w:sz="6" w:space="0" w:color="005A9E"/>
              <w:left w:val="single" w:sz="6" w:space="0" w:color="005A9E"/>
              <w:bottom w:val="single" w:sz="6" w:space="0" w:color="005A9E"/>
              <w:right w:val="single" w:sz="6" w:space="0" w:color="005A9E"/>
            </w:tcBorders>
          </w:tcPr>
          <w:p w14:paraId="23E09E9D" w14:textId="77777777" w:rsidR="00393F10" w:rsidRDefault="00EB4781" w:rsidP="0022596D">
            <w:r>
              <w:t>R[2.2.2-6</w:t>
            </w:r>
            <w:r w:rsidRPr="00303EB1">
              <w:t>]</w:t>
            </w:r>
            <w:r w:rsidRPr="00303EB1">
              <w:tab/>
            </w:r>
          </w:p>
        </w:tc>
        <w:tc>
          <w:tcPr>
            <w:tcW w:w="4158" w:type="dxa"/>
            <w:tcBorders>
              <w:top w:val="single" w:sz="6" w:space="0" w:color="005A9E"/>
              <w:left w:val="single" w:sz="6" w:space="0" w:color="005A9E"/>
              <w:bottom w:val="single" w:sz="6" w:space="0" w:color="005A9E"/>
              <w:right w:val="single" w:sz="24" w:space="0" w:color="005A9E"/>
            </w:tcBorders>
          </w:tcPr>
          <w:p w14:paraId="7B31B929" w14:textId="77777777" w:rsidR="00393F10" w:rsidRDefault="00393F10">
            <w:pPr>
              <w:rPr>
                <w:sz w:val="20"/>
              </w:rPr>
            </w:pPr>
          </w:p>
        </w:tc>
      </w:tr>
      <w:tr w:rsidR="00393F10" w14:paraId="46F00EB4" w14:textId="77777777" w:rsidTr="00393F10">
        <w:trPr>
          <w:cantSplit/>
          <w:jc w:val="center"/>
        </w:trPr>
        <w:tc>
          <w:tcPr>
            <w:tcW w:w="3192" w:type="dxa"/>
            <w:tcBorders>
              <w:top w:val="single" w:sz="6" w:space="0" w:color="005A9E"/>
              <w:left w:val="single" w:sz="24" w:space="0" w:color="005A9E"/>
              <w:bottom w:val="single" w:sz="6" w:space="0" w:color="005A9E"/>
              <w:right w:val="single" w:sz="6" w:space="0" w:color="005A9E"/>
            </w:tcBorders>
          </w:tcPr>
          <w:p w14:paraId="3C8760D5" w14:textId="77777777" w:rsidR="00393F10" w:rsidRDefault="00393F10" w:rsidP="001948F4">
            <w:r>
              <w:t>[R2.2.1-9</w:t>
            </w:r>
            <w:r w:rsidRPr="002B20F9">
              <w:t>]</w:t>
            </w:r>
          </w:p>
        </w:tc>
        <w:tc>
          <w:tcPr>
            <w:tcW w:w="2226" w:type="dxa"/>
            <w:tcBorders>
              <w:top w:val="single" w:sz="6" w:space="0" w:color="005A9E"/>
              <w:left w:val="single" w:sz="6" w:space="0" w:color="005A9E"/>
              <w:bottom w:val="single" w:sz="6" w:space="0" w:color="005A9E"/>
              <w:right w:val="single" w:sz="6" w:space="0" w:color="005A9E"/>
            </w:tcBorders>
          </w:tcPr>
          <w:p w14:paraId="309AA8BE" w14:textId="77777777" w:rsidR="00393F10" w:rsidRDefault="00EB4781" w:rsidP="0022596D">
            <w:r>
              <w:t>R[2.2.2-7</w:t>
            </w:r>
            <w:r w:rsidRPr="00303EB1">
              <w:t>]</w:t>
            </w:r>
          </w:p>
        </w:tc>
        <w:tc>
          <w:tcPr>
            <w:tcW w:w="4158" w:type="dxa"/>
            <w:tcBorders>
              <w:top w:val="single" w:sz="6" w:space="0" w:color="005A9E"/>
              <w:left w:val="single" w:sz="6" w:space="0" w:color="005A9E"/>
              <w:bottom w:val="single" w:sz="6" w:space="0" w:color="005A9E"/>
              <w:right w:val="single" w:sz="24" w:space="0" w:color="005A9E"/>
            </w:tcBorders>
          </w:tcPr>
          <w:p w14:paraId="384840F0" w14:textId="77777777" w:rsidR="00393F10" w:rsidRDefault="00393F10">
            <w:pPr>
              <w:rPr>
                <w:sz w:val="20"/>
              </w:rPr>
            </w:pPr>
          </w:p>
        </w:tc>
      </w:tr>
      <w:tr w:rsidR="00393F10" w14:paraId="201208FB" w14:textId="77777777" w:rsidTr="00393F10">
        <w:trPr>
          <w:cnfStyle w:val="000000100000" w:firstRow="0" w:lastRow="0" w:firstColumn="0" w:lastColumn="0" w:oddVBand="0" w:evenVBand="0" w:oddHBand="1" w:evenHBand="0" w:firstRowFirstColumn="0" w:firstRowLastColumn="0" w:lastRowFirstColumn="0" w:lastRowLastColumn="0"/>
          <w:cantSplit/>
          <w:jc w:val="center"/>
        </w:trPr>
        <w:tc>
          <w:tcPr>
            <w:tcW w:w="3192" w:type="dxa"/>
            <w:tcBorders>
              <w:top w:val="single" w:sz="6" w:space="0" w:color="005A9E"/>
              <w:left w:val="single" w:sz="24" w:space="0" w:color="005A9E"/>
              <w:bottom w:val="single" w:sz="6" w:space="0" w:color="005A9E"/>
              <w:right w:val="single" w:sz="6" w:space="0" w:color="005A9E"/>
            </w:tcBorders>
          </w:tcPr>
          <w:p w14:paraId="0270EF3A" w14:textId="77777777" w:rsidR="00393F10" w:rsidRDefault="00393F10" w:rsidP="001948F4">
            <w:r>
              <w:t>[R2.2.1-10</w:t>
            </w:r>
            <w:r w:rsidRPr="002B20F9">
              <w:t>]</w:t>
            </w:r>
          </w:p>
        </w:tc>
        <w:tc>
          <w:tcPr>
            <w:tcW w:w="2226" w:type="dxa"/>
            <w:tcBorders>
              <w:top w:val="single" w:sz="6" w:space="0" w:color="005A9E"/>
              <w:left w:val="single" w:sz="6" w:space="0" w:color="005A9E"/>
              <w:bottom w:val="single" w:sz="6" w:space="0" w:color="005A9E"/>
              <w:right w:val="single" w:sz="6" w:space="0" w:color="005A9E"/>
            </w:tcBorders>
          </w:tcPr>
          <w:p w14:paraId="419643C2" w14:textId="77777777" w:rsidR="00393F10" w:rsidRDefault="00EB4781" w:rsidP="0022596D">
            <w:r>
              <w:t>-</w:t>
            </w:r>
          </w:p>
        </w:tc>
        <w:tc>
          <w:tcPr>
            <w:tcW w:w="4158" w:type="dxa"/>
            <w:tcBorders>
              <w:top w:val="single" w:sz="6" w:space="0" w:color="005A9E"/>
              <w:left w:val="single" w:sz="6" w:space="0" w:color="005A9E"/>
              <w:bottom w:val="single" w:sz="6" w:space="0" w:color="005A9E"/>
              <w:right w:val="single" w:sz="24" w:space="0" w:color="005A9E"/>
            </w:tcBorders>
          </w:tcPr>
          <w:p w14:paraId="3CB25274" w14:textId="77777777" w:rsidR="00393F10" w:rsidRDefault="00EB4781">
            <w:pPr>
              <w:rPr>
                <w:sz w:val="20"/>
              </w:rPr>
            </w:pPr>
            <w:r>
              <w:rPr>
                <w:sz w:val="20"/>
              </w:rPr>
              <w:t>Deleted per review 08/13/2015</w:t>
            </w:r>
          </w:p>
        </w:tc>
      </w:tr>
      <w:tr w:rsidR="00EB4781" w14:paraId="5D77B43F" w14:textId="77777777" w:rsidTr="00393F10">
        <w:trPr>
          <w:cantSplit/>
          <w:jc w:val="center"/>
        </w:trPr>
        <w:tc>
          <w:tcPr>
            <w:tcW w:w="3192" w:type="dxa"/>
            <w:tcBorders>
              <w:top w:val="single" w:sz="6" w:space="0" w:color="005A9E"/>
              <w:left w:val="single" w:sz="24" w:space="0" w:color="005A9E"/>
              <w:bottom w:val="single" w:sz="6" w:space="0" w:color="005A9E"/>
              <w:right w:val="single" w:sz="6" w:space="0" w:color="005A9E"/>
            </w:tcBorders>
          </w:tcPr>
          <w:p w14:paraId="6EEF3AAE" w14:textId="77777777" w:rsidR="00EB4781" w:rsidRDefault="00EB4781" w:rsidP="001948F4">
            <w:r>
              <w:t>[R2.2.1-11</w:t>
            </w:r>
            <w:r w:rsidRPr="002B20F9">
              <w:t>]</w:t>
            </w:r>
          </w:p>
        </w:tc>
        <w:tc>
          <w:tcPr>
            <w:tcW w:w="2226" w:type="dxa"/>
            <w:tcBorders>
              <w:top w:val="single" w:sz="6" w:space="0" w:color="005A9E"/>
              <w:left w:val="single" w:sz="6" w:space="0" w:color="005A9E"/>
              <w:bottom w:val="single" w:sz="6" w:space="0" w:color="005A9E"/>
              <w:right w:val="single" w:sz="6" w:space="0" w:color="005A9E"/>
            </w:tcBorders>
          </w:tcPr>
          <w:p w14:paraId="6AAB1993" w14:textId="77777777" w:rsidR="00EB4781" w:rsidRDefault="00EB4781" w:rsidP="0022596D">
            <w:r>
              <w:t>-</w:t>
            </w:r>
          </w:p>
        </w:tc>
        <w:tc>
          <w:tcPr>
            <w:tcW w:w="4158" w:type="dxa"/>
            <w:tcBorders>
              <w:top w:val="single" w:sz="6" w:space="0" w:color="005A9E"/>
              <w:left w:val="single" w:sz="6" w:space="0" w:color="005A9E"/>
              <w:bottom w:val="single" w:sz="6" w:space="0" w:color="005A9E"/>
              <w:right w:val="single" w:sz="24" w:space="0" w:color="005A9E"/>
            </w:tcBorders>
          </w:tcPr>
          <w:p w14:paraId="4100F9B0" w14:textId="77777777" w:rsidR="00EB4781" w:rsidRDefault="00EB4781" w:rsidP="001948F4">
            <w:pPr>
              <w:rPr>
                <w:sz w:val="20"/>
              </w:rPr>
            </w:pPr>
            <w:r>
              <w:rPr>
                <w:sz w:val="20"/>
              </w:rPr>
              <w:t>Deleted per review 08/13/2015</w:t>
            </w:r>
          </w:p>
        </w:tc>
      </w:tr>
      <w:tr w:rsidR="00EB4781" w14:paraId="5E997A19" w14:textId="77777777" w:rsidTr="00393F10">
        <w:trPr>
          <w:cnfStyle w:val="000000100000" w:firstRow="0" w:lastRow="0" w:firstColumn="0" w:lastColumn="0" w:oddVBand="0" w:evenVBand="0" w:oddHBand="1" w:evenHBand="0" w:firstRowFirstColumn="0" w:firstRowLastColumn="0" w:lastRowFirstColumn="0" w:lastRowLastColumn="0"/>
          <w:cantSplit/>
          <w:jc w:val="center"/>
        </w:trPr>
        <w:tc>
          <w:tcPr>
            <w:tcW w:w="3192" w:type="dxa"/>
            <w:tcBorders>
              <w:top w:val="single" w:sz="6" w:space="0" w:color="005A9E"/>
              <w:left w:val="single" w:sz="24" w:space="0" w:color="005A9E"/>
              <w:bottom w:val="single" w:sz="6" w:space="0" w:color="005A9E"/>
              <w:right w:val="single" w:sz="6" w:space="0" w:color="005A9E"/>
            </w:tcBorders>
          </w:tcPr>
          <w:p w14:paraId="544AB086" w14:textId="77777777" w:rsidR="00EB4781" w:rsidRDefault="00EB4781" w:rsidP="001948F4">
            <w:r>
              <w:t>[R2.2.1-11a</w:t>
            </w:r>
            <w:r w:rsidRPr="002B20F9">
              <w:t>]</w:t>
            </w:r>
          </w:p>
        </w:tc>
        <w:tc>
          <w:tcPr>
            <w:tcW w:w="2226" w:type="dxa"/>
            <w:tcBorders>
              <w:top w:val="single" w:sz="6" w:space="0" w:color="005A9E"/>
              <w:left w:val="single" w:sz="6" w:space="0" w:color="005A9E"/>
              <w:bottom w:val="single" w:sz="6" w:space="0" w:color="005A9E"/>
              <w:right w:val="single" w:sz="6" w:space="0" w:color="005A9E"/>
            </w:tcBorders>
          </w:tcPr>
          <w:p w14:paraId="5062E423" w14:textId="77777777" w:rsidR="00EB4781" w:rsidRDefault="00EB4781" w:rsidP="0022596D">
            <w:r>
              <w:t>-</w:t>
            </w:r>
          </w:p>
        </w:tc>
        <w:tc>
          <w:tcPr>
            <w:tcW w:w="4158" w:type="dxa"/>
            <w:tcBorders>
              <w:top w:val="single" w:sz="6" w:space="0" w:color="005A9E"/>
              <w:left w:val="single" w:sz="6" w:space="0" w:color="005A9E"/>
              <w:bottom w:val="single" w:sz="6" w:space="0" w:color="005A9E"/>
              <w:right w:val="single" w:sz="24" w:space="0" w:color="005A9E"/>
            </w:tcBorders>
          </w:tcPr>
          <w:p w14:paraId="7CD6FC49" w14:textId="77777777" w:rsidR="00EB4781" w:rsidRDefault="00EB4781" w:rsidP="001948F4">
            <w:pPr>
              <w:rPr>
                <w:sz w:val="20"/>
              </w:rPr>
            </w:pPr>
            <w:r>
              <w:rPr>
                <w:sz w:val="20"/>
              </w:rPr>
              <w:t>Deleted per review 08/13/2015</w:t>
            </w:r>
          </w:p>
        </w:tc>
      </w:tr>
      <w:tr w:rsidR="00EB4781" w14:paraId="00741ED3" w14:textId="77777777" w:rsidTr="00393F10">
        <w:trPr>
          <w:cantSplit/>
          <w:jc w:val="center"/>
        </w:trPr>
        <w:tc>
          <w:tcPr>
            <w:tcW w:w="3192" w:type="dxa"/>
            <w:tcBorders>
              <w:top w:val="single" w:sz="6" w:space="0" w:color="005A9E"/>
              <w:left w:val="single" w:sz="24" w:space="0" w:color="005A9E"/>
              <w:bottom w:val="single" w:sz="6" w:space="0" w:color="005A9E"/>
              <w:right w:val="single" w:sz="6" w:space="0" w:color="005A9E"/>
            </w:tcBorders>
          </w:tcPr>
          <w:p w14:paraId="40EDFB68" w14:textId="77777777" w:rsidR="00EB4781" w:rsidRDefault="00EB4781" w:rsidP="001948F4">
            <w:r>
              <w:t>[R2.2.1-12</w:t>
            </w:r>
            <w:r w:rsidRPr="002B20F9">
              <w:t>]</w:t>
            </w:r>
          </w:p>
        </w:tc>
        <w:tc>
          <w:tcPr>
            <w:tcW w:w="2226" w:type="dxa"/>
            <w:tcBorders>
              <w:top w:val="single" w:sz="6" w:space="0" w:color="005A9E"/>
              <w:left w:val="single" w:sz="6" w:space="0" w:color="005A9E"/>
              <w:bottom w:val="single" w:sz="6" w:space="0" w:color="005A9E"/>
              <w:right w:val="single" w:sz="6" w:space="0" w:color="005A9E"/>
            </w:tcBorders>
          </w:tcPr>
          <w:p w14:paraId="04D294F5" w14:textId="77777777" w:rsidR="00EB4781" w:rsidRDefault="00EB4781" w:rsidP="0022596D">
            <w:r>
              <w:t>R[2.2.5-1</w:t>
            </w:r>
            <w:r w:rsidRPr="00303EB1">
              <w:t>]</w:t>
            </w:r>
            <w:r w:rsidRPr="00303EB1">
              <w:tab/>
            </w:r>
          </w:p>
        </w:tc>
        <w:tc>
          <w:tcPr>
            <w:tcW w:w="4158" w:type="dxa"/>
            <w:tcBorders>
              <w:top w:val="single" w:sz="6" w:space="0" w:color="005A9E"/>
              <w:left w:val="single" w:sz="6" w:space="0" w:color="005A9E"/>
              <w:bottom w:val="single" w:sz="6" w:space="0" w:color="005A9E"/>
              <w:right w:val="single" w:sz="24" w:space="0" w:color="005A9E"/>
            </w:tcBorders>
          </w:tcPr>
          <w:p w14:paraId="1DA93C1E" w14:textId="77777777" w:rsidR="00EB4781" w:rsidRDefault="00EB4781">
            <w:pPr>
              <w:rPr>
                <w:sz w:val="20"/>
              </w:rPr>
            </w:pPr>
          </w:p>
        </w:tc>
      </w:tr>
      <w:tr w:rsidR="00EB4781" w14:paraId="5E250700" w14:textId="77777777" w:rsidTr="00393F10">
        <w:trPr>
          <w:cnfStyle w:val="000000100000" w:firstRow="0" w:lastRow="0" w:firstColumn="0" w:lastColumn="0" w:oddVBand="0" w:evenVBand="0" w:oddHBand="1" w:evenHBand="0" w:firstRowFirstColumn="0" w:firstRowLastColumn="0" w:lastRowFirstColumn="0" w:lastRowLastColumn="0"/>
          <w:cantSplit/>
          <w:jc w:val="center"/>
        </w:trPr>
        <w:tc>
          <w:tcPr>
            <w:tcW w:w="3192" w:type="dxa"/>
            <w:tcBorders>
              <w:top w:val="single" w:sz="6" w:space="0" w:color="005A9E"/>
              <w:left w:val="single" w:sz="24" w:space="0" w:color="005A9E"/>
              <w:bottom w:val="single" w:sz="6" w:space="0" w:color="005A9E"/>
              <w:right w:val="single" w:sz="6" w:space="0" w:color="005A9E"/>
            </w:tcBorders>
          </w:tcPr>
          <w:p w14:paraId="01CF228E" w14:textId="77777777" w:rsidR="00EB4781" w:rsidRDefault="00EB4781" w:rsidP="001948F4">
            <w:r>
              <w:t>[R2.2.1-13</w:t>
            </w:r>
            <w:r w:rsidRPr="002B20F9">
              <w:t>]</w:t>
            </w:r>
          </w:p>
        </w:tc>
        <w:tc>
          <w:tcPr>
            <w:tcW w:w="2226" w:type="dxa"/>
            <w:tcBorders>
              <w:top w:val="single" w:sz="6" w:space="0" w:color="005A9E"/>
              <w:left w:val="single" w:sz="6" w:space="0" w:color="005A9E"/>
              <w:bottom w:val="single" w:sz="6" w:space="0" w:color="005A9E"/>
              <w:right w:val="single" w:sz="6" w:space="0" w:color="005A9E"/>
            </w:tcBorders>
          </w:tcPr>
          <w:p w14:paraId="026D40E9" w14:textId="77777777" w:rsidR="00EB4781" w:rsidRDefault="00EB4781" w:rsidP="0022596D">
            <w:r>
              <w:t>R[2.2.5-2</w:t>
            </w:r>
            <w:r w:rsidRPr="00303EB1">
              <w:t>]</w:t>
            </w:r>
            <w:r w:rsidRPr="00303EB1">
              <w:tab/>
            </w:r>
          </w:p>
        </w:tc>
        <w:tc>
          <w:tcPr>
            <w:tcW w:w="4158" w:type="dxa"/>
            <w:tcBorders>
              <w:top w:val="single" w:sz="6" w:space="0" w:color="005A9E"/>
              <w:left w:val="single" w:sz="6" w:space="0" w:color="005A9E"/>
              <w:bottom w:val="single" w:sz="6" w:space="0" w:color="005A9E"/>
              <w:right w:val="single" w:sz="24" w:space="0" w:color="005A9E"/>
            </w:tcBorders>
          </w:tcPr>
          <w:p w14:paraId="345FE6C6" w14:textId="77777777" w:rsidR="00EB4781" w:rsidRDefault="00EB4781">
            <w:pPr>
              <w:rPr>
                <w:sz w:val="20"/>
              </w:rPr>
            </w:pPr>
          </w:p>
        </w:tc>
      </w:tr>
      <w:tr w:rsidR="00EB4781" w14:paraId="6BE49B8B" w14:textId="77777777" w:rsidTr="00393F10">
        <w:trPr>
          <w:cantSplit/>
          <w:jc w:val="center"/>
        </w:trPr>
        <w:tc>
          <w:tcPr>
            <w:tcW w:w="3192" w:type="dxa"/>
            <w:tcBorders>
              <w:top w:val="single" w:sz="6" w:space="0" w:color="005A9E"/>
              <w:left w:val="single" w:sz="24" w:space="0" w:color="005A9E"/>
              <w:bottom w:val="single" w:sz="6" w:space="0" w:color="005A9E"/>
              <w:right w:val="single" w:sz="6" w:space="0" w:color="005A9E"/>
            </w:tcBorders>
          </w:tcPr>
          <w:p w14:paraId="4D8A8043" w14:textId="77777777" w:rsidR="00EB4781" w:rsidRDefault="00EB4781" w:rsidP="001948F4">
            <w:r>
              <w:t>[R2.2.1-14</w:t>
            </w:r>
            <w:r w:rsidRPr="002B20F9">
              <w:t>]</w:t>
            </w:r>
          </w:p>
        </w:tc>
        <w:tc>
          <w:tcPr>
            <w:tcW w:w="2226" w:type="dxa"/>
            <w:tcBorders>
              <w:top w:val="single" w:sz="6" w:space="0" w:color="005A9E"/>
              <w:left w:val="single" w:sz="6" w:space="0" w:color="005A9E"/>
              <w:bottom w:val="single" w:sz="6" w:space="0" w:color="005A9E"/>
              <w:right w:val="single" w:sz="6" w:space="0" w:color="005A9E"/>
            </w:tcBorders>
          </w:tcPr>
          <w:p w14:paraId="55676E71" w14:textId="77777777" w:rsidR="00D23F16" w:rsidRDefault="00EB4781" w:rsidP="0022596D">
            <w:r>
              <w:t>R[2.2.5</w:t>
            </w:r>
            <w:r w:rsidRPr="00303EB1">
              <w:t>-</w:t>
            </w:r>
            <w:r>
              <w:t>3</w:t>
            </w:r>
            <w:r w:rsidRPr="00303EB1">
              <w:t>]</w:t>
            </w:r>
            <w:r w:rsidR="00D23F16">
              <w:t xml:space="preserve">, </w:t>
            </w:r>
          </w:p>
          <w:p w14:paraId="7C04D8A9" w14:textId="77777777" w:rsidR="00EB4781" w:rsidRDefault="00D23F16" w:rsidP="0022596D">
            <w:r w:rsidRPr="008D165D">
              <w:t>R[2.2.5-</w:t>
            </w:r>
            <w:r>
              <w:t>4],</w:t>
            </w:r>
          </w:p>
          <w:p w14:paraId="60F8D603" w14:textId="77777777" w:rsidR="00D23F16" w:rsidRDefault="00D23F16" w:rsidP="0022596D">
            <w:r>
              <w:t>R[2.2.5-5]</w:t>
            </w:r>
          </w:p>
        </w:tc>
        <w:tc>
          <w:tcPr>
            <w:tcW w:w="4158" w:type="dxa"/>
            <w:tcBorders>
              <w:top w:val="single" w:sz="6" w:space="0" w:color="005A9E"/>
              <w:left w:val="single" w:sz="6" w:space="0" w:color="005A9E"/>
              <w:bottom w:val="single" w:sz="6" w:space="0" w:color="005A9E"/>
              <w:right w:val="single" w:sz="24" w:space="0" w:color="005A9E"/>
            </w:tcBorders>
          </w:tcPr>
          <w:p w14:paraId="45370C6D" w14:textId="77777777" w:rsidR="00EB4781" w:rsidRDefault="00EB4781">
            <w:pPr>
              <w:rPr>
                <w:sz w:val="20"/>
              </w:rPr>
            </w:pPr>
          </w:p>
        </w:tc>
      </w:tr>
      <w:tr w:rsidR="00EB4781" w14:paraId="4F5F7F5C" w14:textId="77777777" w:rsidTr="00393F10">
        <w:trPr>
          <w:cnfStyle w:val="000000100000" w:firstRow="0" w:lastRow="0" w:firstColumn="0" w:lastColumn="0" w:oddVBand="0" w:evenVBand="0" w:oddHBand="1" w:evenHBand="0" w:firstRowFirstColumn="0" w:firstRowLastColumn="0" w:lastRowFirstColumn="0" w:lastRowLastColumn="0"/>
          <w:cantSplit/>
          <w:jc w:val="center"/>
        </w:trPr>
        <w:tc>
          <w:tcPr>
            <w:tcW w:w="3192" w:type="dxa"/>
            <w:tcBorders>
              <w:top w:val="single" w:sz="6" w:space="0" w:color="005A9E"/>
              <w:left w:val="single" w:sz="24" w:space="0" w:color="005A9E"/>
              <w:bottom w:val="single" w:sz="6" w:space="0" w:color="005A9E"/>
              <w:right w:val="single" w:sz="6" w:space="0" w:color="005A9E"/>
            </w:tcBorders>
          </w:tcPr>
          <w:p w14:paraId="3C301D8E" w14:textId="77777777" w:rsidR="00EB4781" w:rsidRDefault="00EB4781" w:rsidP="001948F4">
            <w:r>
              <w:t>[R2.2.1-15</w:t>
            </w:r>
            <w:r w:rsidRPr="002B20F9">
              <w:t>]</w:t>
            </w:r>
          </w:p>
        </w:tc>
        <w:tc>
          <w:tcPr>
            <w:tcW w:w="2226" w:type="dxa"/>
            <w:tcBorders>
              <w:top w:val="single" w:sz="6" w:space="0" w:color="005A9E"/>
              <w:left w:val="single" w:sz="6" w:space="0" w:color="005A9E"/>
              <w:bottom w:val="single" w:sz="6" w:space="0" w:color="005A9E"/>
              <w:right w:val="single" w:sz="6" w:space="0" w:color="005A9E"/>
            </w:tcBorders>
          </w:tcPr>
          <w:p w14:paraId="1CEAA662" w14:textId="77777777" w:rsidR="00EB4781" w:rsidRDefault="00DF0211" w:rsidP="0022596D">
            <w:r>
              <w:t>R[2.4</w:t>
            </w:r>
            <w:r w:rsidRPr="00303EB1">
              <w:t>-</w:t>
            </w:r>
            <w:r>
              <w:t>1</w:t>
            </w:r>
            <w:r w:rsidRPr="00303EB1">
              <w:t>]</w:t>
            </w:r>
          </w:p>
        </w:tc>
        <w:tc>
          <w:tcPr>
            <w:tcW w:w="4158" w:type="dxa"/>
            <w:tcBorders>
              <w:top w:val="single" w:sz="6" w:space="0" w:color="005A9E"/>
              <w:left w:val="single" w:sz="6" w:space="0" w:color="005A9E"/>
              <w:bottom w:val="single" w:sz="6" w:space="0" w:color="005A9E"/>
              <w:right w:val="single" w:sz="24" w:space="0" w:color="005A9E"/>
            </w:tcBorders>
          </w:tcPr>
          <w:p w14:paraId="70FDB040" w14:textId="77777777" w:rsidR="00EB4781" w:rsidRDefault="00EB4781">
            <w:pPr>
              <w:rPr>
                <w:sz w:val="20"/>
              </w:rPr>
            </w:pPr>
          </w:p>
        </w:tc>
      </w:tr>
      <w:tr w:rsidR="00EB4781" w14:paraId="1CC304D4" w14:textId="77777777" w:rsidTr="00393F10">
        <w:trPr>
          <w:cantSplit/>
          <w:jc w:val="center"/>
        </w:trPr>
        <w:tc>
          <w:tcPr>
            <w:tcW w:w="3192" w:type="dxa"/>
            <w:tcBorders>
              <w:top w:val="single" w:sz="6" w:space="0" w:color="005A9E"/>
              <w:left w:val="single" w:sz="24" w:space="0" w:color="005A9E"/>
              <w:bottom w:val="single" w:sz="6" w:space="0" w:color="005A9E"/>
              <w:right w:val="single" w:sz="6" w:space="0" w:color="005A9E"/>
            </w:tcBorders>
          </w:tcPr>
          <w:p w14:paraId="1DA5CCDB" w14:textId="77777777" w:rsidR="00EB4781" w:rsidRDefault="00EB4781" w:rsidP="001948F4">
            <w:r>
              <w:t>[R2.2.1-16</w:t>
            </w:r>
            <w:r w:rsidRPr="002B20F9">
              <w:t>]</w:t>
            </w:r>
          </w:p>
        </w:tc>
        <w:tc>
          <w:tcPr>
            <w:tcW w:w="2226" w:type="dxa"/>
            <w:tcBorders>
              <w:top w:val="single" w:sz="6" w:space="0" w:color="005A9E"/>
              <w:left w:val="single" w:sz="6" w:space="0" w:color="005A9E"/>
              <w:bottom w:val="single" w:sz="6" w:space="0" w:color="005A9E"/>
              <w:right w:val="single" w:sz="6" w:space="0" w:color="005A9E"/>
            </w:tcBorders>
          </w:tcPr>
          <w:p w14:paraId="7CB0BEA1" w14:textId="77777777" w:rsidR="00EB4781" w:rsidRDefault="0022596D" w:rsidP="0022596D">
            <w:r>
              <w:t>R[2.2.6-1</w:t>
            </w:r>
            <w:r w:rsidRPr="00303EB1">
              <w:t>]</w:t>
            </w:r>
          </w:p>
        </w:tc>
        <w:tc>
          <w:tcPr>
            <w:tcW w:w="4158" w:type="dxa"/>
            <w:tcBorders>
              <w:top w:val="single" w:sz="6" w:space="0" w:color="005A9E"/>
              <w:left w:val="single" w:sz="6" w:space="0" w:color="005A9E"/>
              <w:bottom w:val="single" w:sz="6" w:space="0" w:color="005A9E"/>
              <w:right w:val="single" w:sz="24" w:space="0" w:color="005A9E"/>
            </w:tcBorders>
          </w:tcPr>
          <w:p w14:paraId="238E14DC" w14:textId="77777777" w:rsidR="00EB4781" w:rsidRDefault="00EB4781">
            <w:pPr>
              <w:rPr>
                <w:sz w:val="20"/>
              </w:rPr>
            </w:pPr>
          </w:p>
        </w:tc>
      </w:tr>
      <w:tr w:rsidR="00EB4781" w14:paraId="213C7202" w14:textId="77777777" w:rsidTr="00393F10">
        <w:trPr>
          <w:cnfStyle w:val="000000100000" w:firstRow="0" w:lastRow="0" w:firstColumn="0" w:lastColumn="0" w:oddVBand="0" w:evenVBand="0" w:oddHBand="1" w:evenHBand="0" w:firstRowFirstColumn="0" w:firstRowLastColumn="0" w:lastRowFirstColumn="0" w:lastRowLastColumn="0"/>
          <w:cantSplit/>
          <w:jc w:val="center"/>
        </w:trPr>
        <w:tc>
          <w:tcPr>
            <w:tcW w:w="3192" w:type="dxa"/>
            <w:tcBorders>
              <w:top w:val="single" w:sz="6" w:space="0" w:color="005A9E"/>
              <w:left w:val="single" w:sz="24" w:space="0" w:color="005A9E"/>
              <w:bottom w:val="single" w:sz="6" w:space="0" w:color="005A9E"/>
              <w:right w:val="single" w:sz="6" w:space="0" w:color="005A9E"/>
            </w:tcBorders>
          </w:tcPr>
          <w:p w14:paraId="009D08BE" w14:textId="77777777" w:rsidR="00EB4781" w:rsidRDefault="00EB4781" w:rsidP="001948F4">
            <w:r>
              <w:t>[R2.2.1-17</w:t>
            </w:r>
            <w:r w:rsidRPr="002B20F9">
              <w:t>]</w:t>
            </w:r>
          </w:p>
        </w:tc>
        <w:tc>
          <w:tcPr>
            <w:tcW w:w="2226" w:type="dxa"/>
            <w:tcBorders>
              <w:top w:val="single" w:sz="6" w:space="0" w:color="005A9E"/>
              <w:left w:val="single" w:sz="6" w:space="0" w:color="005A9E"/>
              <w:bottom w:val="single" w:sz="6" w:space="0" w:color="005A9E"/>
              <w:right w:val="single" w:sz="6" w:space="0" w:color="005A9E"/>
            </w:tcBorders>
          </w:tcPr>
          <w:p w14:paraId="23651EB1" w14:textId="77777777" w:rsidR="00EB4781" w:rsidRDefault="0022596D" w:rsidP="0022596D">
            <w:r w:rsidRPr="00302170">
              <w:t>R[2.2.6-2]</w:t>
            </w:r>
            <w:r w:rsidRPr="00302170">
              <w:tab/>
            </w:r>
          </w:p>
        </w:tc>
        <w:tc>
          <w:tcPr>
            <w:tcW w:w="4158" w:type="dxa"/>
            <w:tcBorders>
              <w:top w:val="single" w:sz="6" w:space="0" w:color="005A9E"/>
              <w:left w:val="single" w:sz="6" w:space="0" w:color="005A9E"/>
              <w:bottom w:val="single" w:sz="6" w:space="0" w:color="005A9E"/>
              <w:right w:val="single" w:sz="24" w:space="0" w:color="005A9E"/>
            </w:tcBorders>
          </w:tcPr>
          <w:p w14:paraId="79573295" w14:textId="77777777" w:rsidR="00EB4781" w:rsidRDefault="00EB4781">
            <w:pPr>
              <w:rPr>
                <w:sz w:val="20"/>
              </w:rPr>
            </w:pPr>
          </w:p>
        </w:tc>
      </w:tr>
      <w:tr w:rsidR="00EB4781" w14:paraId="0943B933" w14:textId="77777777" w:rsidTr="00393F10">
        <w:trPr>
          <w:cantSplit/>
          <w:jc w:val="center"/>
        </w:trPr>
        <w:tc>
          <w:tcPr>
            <w:tcW w:w="3192" w:type="dxa"/>
            <w:tcBorders>
              <w:top w:val="single" w:sz="6" w:space="0" w:color="005A9E"/>
              <w:left w:val="single" w:sz="24" w:space="0" w:color="005A9E"/>
              <w:bottom w:val="single" w:sz="6" w:space="0" w:color="005A9E"/>
              <w:right w:val="single" w:sz="6" w:space="0" w:color="005A9E"/>
            </w:tcBorders>
          </w:tcPr>
          <w:p w14:paraId="26EE79F0" w14:textId="77777777" w:rsidR="00EB4781" w:rsidRDefault="00EB4781" w:rsidP="001948F4">
            <w:r>
              <w:t>[R2.2.1-18</w:t>
            </w:r>
            <w:r w:rsidRPr="002B20F9">
              <w:t>]</w:t>
            </w:r>
          </w:p>
        </w:tc>
        <w:tc>
          <w:tcPr>
            <w:tcW w:w="2226" w:type="dxa"/>
            <w:tcBorders>
              <w:top w:val="single" w:sz="6" w:space="0" w:color="005A9E"/>
              <w:left w:val="single" w:sz="6" w:space="0" w:color="005A9E"/>
              <w:bottom w:val="single" w:sz="6" w:space="0" w:color="005A9E"/>
              <w:right w:val="single" w:sz="6" w:space="0" w:color="005A9E"/>
            </w:tcBorders>
          </w:tcPr>
          <w:p w14:paraId="25C8C368" w14:textId="77777777" w:rsidR="00EB4781" w:rsidRDefault="0022596D" w:rsidP="0022596D">
            <w:r w:rsidRPr="00302170">
              <w:t>R[2.2.6-3]</w:t>
            </w:r>
          </w:p>
        </w:tc>
        <w:tc>
          <w:tcPr>
            <w:tcW w:w="4158" w:type="dxa"/>
            <w:tcBorders>
              <w:top w:val="single" w:sz="6" w:space="0" w:color="005A9E"/>
              <w:left w:val="single" w:sz="6" w:space="0" w:color="005A9E"/>
              <w:bottom w:val="single" w:sz="6" w:space="0" w:color="005A9E"/>
              <w:right w:val="single" w:sz="24" w:space="0" w:color="005A9E"/>
            </w:tcBorders>
          </w:tcPr>
          <w:p w14:paraId="21FD30BE" w14:textId="77777777" w:rsidR="00EB4781" w:rsidRDefault="00EB4781">
            <w:pPr>
              <w:rPr>
                <w:sz w:val="20"/>
              </w:rPr>
            </w:pPr>
          </w:p>
        </w:tc>
      </w:tr>
      <w:tr w:rsidR="00EB4781" w14:paraId="1F20C987" w14:textId="77777777" w:rsidTr="00393F10">
        <w:trPr>
          <w:cnfStyle w:val="000000100000" w:firstRow="0" w:lastRow="0" w:firstColumn="0" w:lastColumn="0" w:oddVBand="0" w:evenVBand="0" w:oddHBand="1" w:evenHBand="0" w:firstRowFirstColumn="0" w:firstRowLastColumn="0" w:lastRowFirstColumn="0" w:lastRowLastColumn="0"/>
          <w:cantSplit/>
          <w:jc w:val="center"/>
        </w:trPr>
        <w:tc>
          <w:tcPr>
            <w:tcW w:w="3192" w:type="dxa"/>
            <w:tcBorders>
              <w:top w:val="single" w:sz="6" w:space="0" w:color="005A9E"/>
              <w:left w:val="single" w:sz="24" w:space="0" w:color="005A9E"/>
              <w:bottom w:val="single" w:sz="6" w:space="0" w:color="005A9E"/>
              <w:right w:val="single" w:sz="6" w:space="0" w:color="005A9E"/>
            </w:tcBorders>
          </w:tcPr>
          <w:p w14:paraId="06249AA5" w14:textId="77777777" w:rsidR="00EB4781" w:rsidRDefault="00EB4781" w:rsidP="001948F4">
            <w:r>
              <w:t>[R2.2.1-19</w:t>
            </w:r>
            <w:r w:rsidRPr="002B20F9">
              <w:t>]</w:t>
            </w:r>
          </w:p>
        </w:tc>
        <w:tc>
          <w:tcPr>
            <w:tcW w:w="2226" w:type="dxa"/>
            <w:tcBorders>
              <w:top w:val="single" w:sz="6" w:space="0" w:color="005A9E"/>
              <w:left w:val="single" w:sz="6" w:space="0" w:color="005A9E"/>
              <w:bottom w:val="single" w:sz="6" w:space="0" w:color="005A9E"/>
              <w:right w:val="single" w:sz="6" w:space="0" w:color="005A9E"/>
            </w:tcBorders>
          </w:tcPr>
          <w:p w14:paraId="454D597F" w14:textId="77777777" w:rsidR="00EB4781" w:rsidRDefault="0022596D" w:rsidP="0022596D">
            <w:r>
              <w:t>R[2.2.6</w:t>
            </w:r>
            <w:r w:rsidRPr="0027055F">
              <w:t>-</w:t>
            </w:r>
            <w:r>
              <w:t>4</w:t>
            </w:r>
            <w:r w:rsidRPr="0027055F">
              <w:t>]</w:t>
            </w:r>
          </w:p>
        </w:tc>
        <w:tc>
          <w:tcPr>
            <w:tcW w:w="4158" w:type="dxa"/>
            <w:tcBorders>
              <w:top w:val="single" w:sz="6" w:space="0" w:color="005A9E"/>
              <w:left w:val="single" w:sz="6" w:space="0" w:color="005A9E"/>
              <w:bottom w:val="single" w:sz="6" w:space="0" w:color="005A9E"/>
              <w:right w:val="single" w:sz="24" w:space="0" w:color="005A9E"/>
            </w:tcBorders>
          </w:tcPr>
          <w:p w14:paraId="436F47C3" w14:textId="77777777" w:rsidR="00EB4781" w:rsidRDefault="00EB4781">
            <w:pPr>
              <w:rPr>
                <w:sz w:val="20"/>
              </w:rPr>
            </w:pPr>
          </w:p>
        </w:tc>
      </w:tr>
      <w:tr w:rsidR="00EB4781" w14:paraId="2917FD92" w14:textId="77777777" w:rsidTr="00393F10">
        <w:trPr>
          <w:cantSplit/>
          <w:jc w:val="center"/>
        </w:trPr>
        <w:tc>
          <w:tcPr>
            <w:tcW w:w="3192" w:type="dxa"/>
            <w:tcBorders>
              <w:top w:val="single" w:sz="6" w:space="0" w:color="005A9E"/>
              <w:left w:val="single" w:sz="24" w:space="0" w:color="005A9E"/>
              <w:bottom w:val="single" w:sz="6" w:space="0" w:color="005A9E"/>
              <w:right w:val="single" w:sz="6" w:space="0" w:color="005A9E"/>
            </w:tcBorders>
          </w:tcPr>
          <w:p w14:paraId="47DFF0AC" w14:textId="77777777" w:rsidR="00EB4781" w:rsidRDefault="00EB4781" w:rsidP="001948F4">
            <w:r>
              <w:t>[R2.2.1-20</w:t>
            </w:r>
            <w:r w:rsidRPr="002B20F9">
              <w:t>]</w:t>
            </w:r>
          </w:p>
        </w:tc>
        <w:tc>
          <w:tcPr>
            <w:tcW w:w="2226" w:type="dxa"/>
            <w:tcBorders>
              <w:top w:val="single" w:sz="6" w:space="0" w:color="005A9E"/>
              <w:left w:val="single" w:sz="6" w:space="0" w:color="005A9E"/>
              <w:bottom w:val="single" w:sz="6" w:space="0" w:color="005A9E"/>
              <w:right w:val="single" w:sz="6" w:space="0" w:color="005A9E"/>
            </w:tcBorders>
          </w:tcPr>
          <w:p w14:paraId="7520CBE6" w14:textId="77777777" w:rsidR="00EB4781" w:rsidRDefault="0022596D" w:rsidP="0022596D">
            <w:r>
              <w:t>R[2.2.7</w:t>
            </w:r>
            <w:r w:rsidRPr="00303EB1">
              <w:t>-</w:t>
            </w:r>
            <w:r>
              <w:t>4</w:t>
            </w:r>
            <w:r w:rsidRPr="00303EB1">
              <w:t>]</w:t>
            </w:r>
          </w:p>
        </w:tc>
        <w:tc>
          <w:tcPr>
            <w:tcW w:w="4158" w:type="dxa"/>
            <w:tcBorders>
              <w:top w:val="single" w:sz="6" w:space="0" w:color="005A9E"/>
              <w:left w:val="single" w:sz="6" w:space="0" w:color="005A9E"/>
              <w:bottom w:val="single" w:sz="6" w:space="0" w:color="005A9E"/>
              <w:right w:val="single" w:sz="24" w:space="0" w:color="005A9E"/>
            </w:tcBorders>
          </w:tcPr>
          <w:p w14:paraId="063B3975" w14:textId="77777777" w:rsidR="00EB4781" w:rsidRDefault="00EB4781">
            <w:pPr>
              <w:rPr>
                <w:sz w:val="20"/>
              </w:rPr>
            </w:pPr>
          </w:p>
        </w:tc>
      </w:tr>
      <w:tr w:rsidR="00EB4781" w14:paraId="4D425E9B" w14:textId="77777777" w:rsidTr="00393F10">
        <w:trPr>
          <w:cnfStyle w:val="000000100000" w:firstRow="0" w:lastRow="0" w:firstColumn="0" w:lastColumn="0" w:oddVBand="0" w:evenVBand="0" w:oddHBand="1" w:evenHBand="0" w:firstRowFirstColumn="0" w:firstRowLastColumn="0" w:lastRowFirstColumn="0" w:lastRowLastColumn="0"/>
          <w:cantSplit/>
          <w:jc w:val="center"/>
        </w:trPr>
        <w:tc>
          <w:tcPr>
            <w:tcW w:w="3192" w:type="dxa"/>
            <w:tcBorders>
              <w:top w:val="single" w:sz="6" w:space="0" w:color="005A9E"/>
              <w:left w:val="single" w:sz="24" w:space="0" w:color="005A9E"/>
              <w:bottom w:val="single" w:sz="6" w:space="0" w:color="005A9E"/>
              <w:right w:val="single" w:sz="6" w:space="0" w:color="005A9E"/>
            </w:tcBorders>
          </w:tcPr>
          <w:p w14:paraId="18678922" w14:textId="77777777" w:rsidR="00EB4781" w:rsidRDefault="00EB4781">
            <w:r>
              <w:t>[R2.2.1-21</w:t>
            </w:r>
            <w:r w:rsidRPr="00813BEE">
              <w:t>]</w:t>
            </w:r>
          </w:p>
        </w:tc>
        <w:tc>
          <w:tcPr>
            <w:tcW w:w="2226" w:type="dxa"/>
            <w:tcBorders>
              <w:top w:val="single" w:sz="6" w:space="0" w:color="005A9E"/>
              <w:left w:val="single" w:sz="6" w:space="0" w:color="005A9E"/>
              <w:bottom w:val="single" w:sz="6" w:space="0" w:color="005A9E"/>
              <w:right w:val="single" w:sz="6" w:space="0" w:color="005A9E"/>
            </w:tcBorders>
          </w:tcPr>
          <w:p w14:paraId="57048E94" w14:textId="77777777" w:rsidR="00EB4781" w:rsidRDefault="0022596D" w:rsidP="0022596D">
            <w:r>
              <w:t>R[2.2.7-5</w:t>
            </w:r>
            <w:r w:rsidRPr="00303EB1">
              <w:t>]</w:t>
            </w:r>
          </w:p>
        </w:tc>
        <w:tc>
          <w:tcPr>
            <w:tcW w:w="4158" w:type="dxa"/>
            <w:tcBorders>
              <w:top w:val="single" w:sz="6" w:space="0" w:color="005A9E"/>
              <w:left w:val="single" w:sz="6" w:space="0" w:color="005A9E"/>
              <w:bottom w:val="single" w:sz="6" w:space="0" w:color="005A9E"/>
              <w:right w:val="single" w:sz="24" w:space="0" w:color="005A9E"/>
            </w:tcBorders>
          </w:tcPr>
          <w:p w14:paraId="64DEAA91" w14:textId="77777777" w:rsidR="00EB4781" w:rsidRDefault="00EB4781">
            <w:pPr>
              <w:rPr>
                <w:sz w:val="20"/>
              </w:rPr>
            </w:pPr>
          </w:p>
        </w:tc>
      </w:tr>
      <w:tr w:rsidR="00EB4781" w14:paraId="22A6E851" w14:textId="77777777" w:rsidTr="00393F10">
        <w:trPr>
          <w:cantSplit/>
          <w:jc w:val="center"/>
        </w:trPr>
        <w:tc>
          <w:tcPr>
            <w:tcW w:w="3192" w:type="dxa"/>
            <w:tcBorders>
              <w:top w:val="single" w:sz="6" w:space="0" w:color="005A9E"/>
              <w:left w:val="single" w:sz="24" w:space="0" w:color="005A9E"/>
              <w:bottom w:val="single" w:sz="6" w:space="0" w:color="005A9E"/>
              <w:right w:val="single" w:sz="6" w:space="0" w:color="005A9E"/>
            </w:tcBorders>
          </w:tcPr>
          <w:p w14:paraId="063449A9" w14:textId="77777777" w:rsidR="00EB4781" w:rsidRDefault="00EB4781">
            <w:r>
              <w:t>[R2.2.1-22</w:t>
            </w:r>
            <w:r w:rsidRPr="00813BEE">
              <w:t>]</w:t>
            </w:r>
          </w:p>
        </w:tc>
        <w:tc>
          <w:tcPr>
            <w:tcW w:w="2226" w:type="dxa"/>
            <w:tcBorders>
              <w:top w:val="single" w:sz="6" w:space="0" w:color="005A9E"/>
              <w:left w:val="single" w:sz="6" w:space="0" w:color="005A9E"/>
              <w:bottom w:val="single" w:sz="6" w:space="0" w:color="005A9E"/>
              <w:right w:val="single" w:sz="6" w:space="0" w:color="005A9E"/>
            </w:tcBorders>
          </w:tcPr>
          <w:p w14:paraId="1EFA9AB5" w14:textId="77777777" w:rsidR="00EB4781" w:rsidRDefault="0022596D" w:rsidP="0022596D">
            <w:r>
              <w:t>R[2.2.7-6</w:t>
            </w:r>
            <w:r w:rsidRPr="00303EB1">
              <w:t>]</w:t>
            </w:r>
          </w:p>
        </w:tc>
        <w:tc>
          <w:tcPr>
            <w:tcW w:w="4158" w:type="dxa"/>
            <w:tcBorders>
              <w:top w:val="single" w:sz="6" w:space="0" w:color="005A9E"/>
              <w:left w:val="single" w:sz="6" w:space="0" w:color="005A9E"/>
              <w:bottom w:val="single" w:sz="6" w:space="0" w:color="005A9E"/>
              <w:right w:val="single" w:sz="24" w:space="0" w:color="005A9E"/>
            </w:tcBorders>
          </w:tcPr>
          <w:p w14:paraId="0F0DE215" w14:textId="77777777" w:rsidR="00EB4781" w:rsidRDefault="00EB4781">
            <w:pPr>
              <w:rPr>
                <w:sz w:val="20"/>
              </w:rPr>
            </w:pPr>
          </w:p>
        </w:tc>
      </w:tr>
      <w:tr w:rsidR="00EB4781" w14:paraId="54DA5F7A" w14:textId="77777777" w:rsidTr="00393F10">
        <w:trPr>
          <w:cnfStyle w:val="000000100000" w:firstRow="0" w:lastRow="0" w:firstColumn="0" w:lastColumn="0" w:oddVBand="0" w:evenVBand="0" w:oddHBand="1" w:evenHBand="0" w:firstRowFirstColumn="0" w:firstRowLastColumn="0" w:lastRowFirstColumn="0" w:lastRowLastColumn="0"/>
          <w:cantSplit/>
          <w:jc w:val="center"/>
        </w:trPr>
        <w:tc>
          <w:tcPr>
            <w:tcW w:w="3192" w:type="dxa"/>
            <w:tcBorders>
              <w:top w:val="single" w:sz="6" w:space="0" w:color="005A9E"/>
              <w:left w:val="single" w:sz="24" w:space="0" w:color="005A9E"/>
              <w:bottom w:val="single" w:sz="6" w:space="0" w:color="005A9E"/>
              <w:right w:val="single" w:sz="6" w:space="0" w:color="005A9E"/>
            </w:tcBorders>
          </w:tcPr>
          <w:p w14:paraId="782B371A" w14:textId="77777777" w:rsidR="00EB4781" w:rsidRDefault="00EB4781">
            <w:r>
              <w:t>[R2.2.1-23</w:t>
            </w:r>
            <w:r w:rsidRPr="00813BEE">
              <w:t>]</w:t>
            </w:r>
          </w:p>
        </w:tc>
        <w:tc>
          <w:tcPr>
            <w:tcW w:w="2226" w:type="dxa"/>
            <w:tcBorders>
              <w:top w:val="single" w:sz="6" w:space="0" w:color="005A9E"/>
              <w:left w:val="single" w:sz="6" w:space="0" w:color="005A9E"/>
              <w:bottom w:val="single" w:sz="6" w:space="0" w:color="005A9E"/>
              <w:right w:val="single" w:sz="6" w:space="0" w:color="005A9E"/>
            </w:tcBorders>
          </w:tcPr>
          <w:p w14:paraId="2CEDCBD2" w14:textId="77777777" w:rsidR="00EB4781" w:rsidRDefault="0022596D" w:rsidP="0022596D">
            <w:r>
              <w:t>R[2.2.7-8</w:t>
            </w:r>
            <w:r w:rsidRPr="00FA4C1F">
              <w:t>]</w:t>
            </w:r>
          </w:p>
        </w:tc>
        <w:tc>
          <w:tcPr>
            <w:tcW w:w="4158" w:type="dxa"/>
            <w:tcBorders>
              <w:top w:val="single" w:sz="6" w:space="0" w:color="005A9E"/>
              <w:left w:val="single" w:sz="6" w:space="0" w:color="005A9E"/>
              <w:bottom w:val="single" w:sz="6" w:space="0" w:color="005A9E"/>
              <w:right w:val="single" w:sz="24" w:space="0" w:color="005A9E"/>
            </w:tcBorders>
          </w:tcPr>
          <w:p w14:paraId="39B0F601" w14:textId="77777777" w:rsidR="00EB4781" w:rsidRDefault="00EB4781">
            <w:pPr>
              <w:rPr>
                <w:sz w:val="20"/>
              </w:rPr>
            </w:pPr>
          </w:p>
        </w:tc>
      </w:tr>
      <w:tr w:rsidR="00D23F16" w14:paraId="73B0706C" w14:textId="77777777" w:rsidTr="00D474BF">
        <w:trPr>
          <w:cantSplit/>
          <w:jc w:val="center"/>
        </w:trPr>
        <w:tc>
          <w:tcPr>
            <w:tcW w:w="3192" w:type="dxa"/>
            <w:tcBorders>
              <w:top w:val="single" w:sz="6" w:space="0" w:color="005A9E"/>
              <w:left w:val="single" w:sz="24" w:space="0" w:color="005A9E"/>
              <w:bottom w:val="single" w:sz="24" w:space="0" w:color="005A9E"/>
              <w:right w:val="single" w:sz="6" w:space="0" w:color="005A9E"/>
            </w:tcBorders>
          </w:tcPr>
          <w:p w14:paraId="588DA05D" w14:textId="033BFFF8" w:rsidR="00D23F16" w:rsidRDefault="00D23F16" w:rsidP="00D23F16"/>
        </w:tc>
        <w:tc>
          <w:tcPr>
            <w:tcW w:w="2226" w:type="dxa"/>
            <w:tcBorders>
              <w:top w:val="single" w:sz="6" w:space="0" w:color="005A9E"/>
              <w:left w:val="single" w:sz="6" w:space="0" w:color="005A9E"/>
              <w:bottom w:val="single" w:sz="24" w:space="0" w:color="005A9E"/>
              <w:right w:val="single" w:sz="6" w:space="0" w:color="005A9E"/>
            </w:tcBorders>
          </w:tcPr>
          <w:p w14:paraId="4C4DEFD8" w14:textId="49880BDD" w:rsidR="00D23F16" w:rsidRDefault="00D23F16" w:rsidP="001948F4"/>
        </w:tc>
        <w:tc>
          <w:tcPr>
            <w:tcW w:w="4158" w:type="dxa"/>
            <w:tcBorders>
              <w:top w:val="single" w:sz="6" w:space="0" w:color="005A9E"/>
              <w:left w:val="single" w:sz="6" w:space="0" w:color="005A9E"/>
              <w:bottom w:val="single" w:sz="24" w:space="0" w:color="005A9E"/>
              <w:right w:val="single" w:sz="24" w:space="0" w:color="005A9E"/>
            </w:tcBorders>
          </w:tcPr>
          <w:p w14:paraId="64F70610" w14:textId="6D8CB1A5" w:rsidR="00D23F16" w:rsidRDefault="00D23F16" w:rsidP="001948F4">
            <w:pPr>
              <w:rPr>
                <w:sz w:val="20"/>
              </w:rPr>
            </w:pPr>
          </w:p>
        </w:tc>
      </w:tr>
    </w:tbl>
    <w:p w14:paraId="52D5CC8E" w14:textId="77777777" w:rsidR="00D474BF" w:rsidRDefault="00D474BF" w:rsidP="00D474BF">
      <w:pPr>
        <w:pStyle w:val="Caption"/>
        <w:jc w:val="center"/>
      </w:pPr>
      <w:bookmarkStart w:id="39" w:name="_Toc425417588"/>
      <w:r>
        <w:t xml:space="preserve">Table </w:t>
      </w:r>
      <w:fldSimple w:instr=" SEQ Table \* ARABIC ">
        <w:r>
          <w:rPr>
            <w:noProof/>
          </w:rPr>
          <w:t>2</w:t>
        </w:r>
      </w:fldSimple>
      <w:r>
        <w:t>: Traceability Matrix</w:t>
      </w:r>
      <w:bookmarkEnd w:id="39"/>
      <w:r>
        <w:t xml:space="preserve"> </w:t>
      </w:r>
      <w:r>
        <w:br w:type="page"/>
      </w:r>
    </w:p>
    <w:p w14:paraId="6F153E06" w14:textId="77777777" w:rsidR="00AD039C" w:rsidRDefault="00AD039C" w:rsidP="00B93509">
      <w:pPr>
        <w:pStyle w:val="Caption"/>
        <w:jc w:val="center"/>
        <w:sectPr w:rsidR="00AD039C" w:rsidSect="00A11261">
          <w:headerReference w:type="default" r:id="rId11"/>
          <w:footerReference w:type="default" r:id="rId12"/>
          <w:type w:val="continuous"/>
          <w:pgSz w:w="12240" w:h="15840"/>
          <w:pgMar w:top="0" w:right="1440" w:bottom="0" w:left="1440" w:header="720" w:footer="720" w:gutter="0"/>
          <w:cols w:space="720"/>
          <w:docGrid w:linePitch="360"/>
        </w:sectPr>
      </w:pPr>
    </w:p>
    <w:bookmarkEnd w:id="34"/>
    <w:bookmarkEnd w:id="35"/>
    <w:p w14:paraId="1CF94F3D" w14:textId="77777777" w:rsidR="00922444" w:rsidRPr="008E3CCC" w:rsidRDefault="0041564E" w:rsidP="00A11261">
      <w:pPr>
        <w:ind w:left="-1440" w:right="-1440"/>
        <w:rPr>
          <w:rFonts w:cs="Tahoma"/>
        </w:rPr>
      </w:pPr>
      <w:r>
        <w:rPr>
          <w:rFonts w:cs="Tahoma"/>
          <w:noProof/>
        </w:rPr>
        <w:lastRenderedPageBreak/>
        <w:drawing>
          <wp:anchor distT="0" distB="0" distL="114300" distR="114300" simplePos="0" relativeHeight="251665408" behindDoc="1" locked="0" layoutInCell="1" allowOverlap="1" wp14:anchorId="725A27BB" wp14:editId="07B33170">
            <wp:simplePos x="0" y="0"/>
            <wp:positionH relativeFrom="leftMargin">
              <wp:posOffset>228600</wp:posOffset>
            </wp:positionH>
            <wp:positionV relativeFrom="topMargin">
              <wp:posOffset>228600</wp:posOffset>
            </wp:positionV>
            <wp:extent cx="7315200" cy="9601200"/>
            <wp:effectExtent l="0" t="0" r="0" b="0"/>
            <wp:wrapThrough wrapText="bothSides">
              <wp:wrapPolygon edited="0">
                <wp:start x="0" y="0"/>
                <wp:lineTo x="0" y="21557"/>
                <wp:lineTo x="21544" y="21557"/>
                <wp:lineTo x="21544" y="0"/>
                <wp:lineTo x="0" y="0"/>
              </wp:wrapPolygon>
            </wp:wrapThrough>
            <wp:docPr id="3" name="Picture 3" descr="C:\SE_Projects\Style Guide\Draft 4\Backcover_draft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SE_Projects\Style Guide\Draft 4\Backcover_draft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315200" cy="960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CA1F5E" w:rsidRPr="008E3CCC">
        <w:rPr>
          <w:rFonts w:cs="Tahoma"/>
          <w:noProof/>
        </w:rPr>
        <mc:AlternateContent>
          <mc:Choice Requires="wps">
            <w:drawing>
              <wp:anchor distT="0" distB="0" distL="114300" distR="114300" simplePos="0" relativeHeight="251668480" behindDoc="0" locked="0" layoutInCell="1" allowOverlap="1" wp14:anchorId="007C5CF3" wp14:editId="3E067FCA">
                <wp:simplePos x="0" y="0"/>
                <wp:positionH relativeFrom="column">
                  <wp:posOffset>520065</wp:posOffset>
                </wp:positionH>
                <wp:positionV relativeFrom="paragraph">
                  <wp:posOffset>238760</wp:posOffset>
                </wp:positionV>
                <wp:extent cx="5153025" cy="601345"/>
                <wp:effectExtent l="0" t="0" r="0" b="635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601345"/>
                        </a:xfrm>
                        <a:prstGeom prst="rect">
                          <a:avLst/>
                        </a:prstGeom>
                        <a:noFill/>
                        <a:ln w="9525">
                          <a:noFill/>
                          <a:miter lim="800000"/>
                          <a:headEnd/>
                          <a:tailEnd/>
                        </a:ln>
                      </wps:spPr>
                      <wps:txbx>
                        <w:txbxContent>
                          <w:p w14:paraId="1AFDCB7A" w14:textId="77777777" w:rsidR="0074429D" w:rsidRPr="00EB79A0" w:rsidRDefault="0074429D" w:rsidP="00EB79A0">
                            <w:pPr>
                              <w:rPr>
                                <w:b/>
                                <w:color w:val="863103" w:themeColor="accent2" w:themeShade="80"/>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40.95pt;margin-top:18.8pt;width:405.75pt;height:47.3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" filled="f" stroked="f">
                <v:textbox style="mso-fit-shape-to-text:t">
                  <w:txbxContent>
                    <w:p w14:paraId="1AFDCB7A" w14:textId="77777777" w:rsidR="0074429D" w:rsidRPr="00EB79A0" w:rsidRDefault="0074429D" w:rsidP="00EB79A0">
                      <w:pPr>
                        <w:rPr>
                          <w:b/>
                          <w:color w:val="863103" w:themeColor="accent2" w:themeShade="80"/>
                          <w:sz w:val="28"/>
                          <w:szCs w:val="28"/>
                        </w:rPr>
                      </w:pPr>
                    </w:p>
                  </w:txbxContent>
                </v:textbox>
              </v:shape>
            </w:pict>
          </mc:Fallback>
        </mc:AlternateContent>
      </w:r>
    </w:p>
    <w:sectPr w:rsidR="00922444" w:rsidRPr="008E3CCC" w:rsidSect="00AD039C">
      <w:type w:val="evenPage"/>
      <w:pgSz w:w="12240" w:h="15840"/>
      <w:pgMar w:top="0" w:right="1440" w:bottom="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49049D" w14:textId="77777777" w:rsidR="00E46236" w:rsidRDefault="00E46236" w:rsidP="00B254D1">
      <w:pPr>
        <w:spacing w:before="0" w:after="0" w:line="240" w:lineRule="auto"/>
      </w:pPr>
      <w:r>
        <w:separator/>
      </w:r>
    </w:p>
  </w:endnote>
  <w:endnote w:type="continuationSeparator" w:id="0">
    <w:p w14:paraId="24E6CDC2" w14:textId="77777777" w:rsidR="00E46236" w:rsidRDefault="00E46236" w:rsidP="00B254D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8712705"/>
      <w:docPartObj>
        <w:docPartGallery w:val="Page Numbers (Bottom of Page)"/>
        <w:docPartUnique/>
      </w:docPartObj>
    </w:sdtPr>
    <w:sdtContent>
      <w:sdt>
        <w:sdtPr>
          <w:id w:val="1341895236"/>
          <w:docPartObj>
            <w:docPartGallery w:val="Page Numbers (Top of Page)"/>
            <w:docPartUnique/>
          </w:docPartObj>
        </w:sdtPr>
        <w:sdtContent>
          <w:p w14:paraId="677CB4C9" w14:textId="77777777" w:rsidR="0074429D" w:rsidRDefault="0074429D" w:rsidP="00DC157C">
            <w:pPr>
              <w:pStyle w:val="Footer"/>
              <w:jc w:val="center"/>
            </w:pPr>
          </w:p>
          <w:p w14:paraId="36306840" w14:textId="77777777" w:rsidR="0074429D" w:rsidRDefault="0074429D" w:rsidP="00B239C4">
            <w:pPr>
              <w:pStyle w:val="Footer"/>
              <w:jc w:val="center"/>
            </w:pPr>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8197594"/>
      <w:docPartObj>
        <w:docPartGallery w:val="Page Numbers (Bottom of Page)"/>
        <w:docPartUnique/>
      </w:docPartObj>
    </w:sdtPr>
    <w:sdtContent>
      <w:sdt>
        <w:sdtPr>
          <w:id w:val="-1330751111"/>
          <w:docPartObj>
            <w:docPartGallery w:val="Page Numbers (Top of Page)"/>
            <w:docPartUnique/>
          </w:docPartObj>
        </w:sdtPr>
        <w:sdtContent>
          <w:p w14:paraId="6C2F6243" w14:textId="77777777" w:rsidR="0074429D" w:rsidRDefault="0074429D" w:rsidP="00A11261">
            <w:pPr>
              <w:pStyle w:val="Footer"/>
              <w:jc w:val="center"/>
            </w:pPr>
          </w:p>
          <w:p w14:paraId="70D9A058" w14:textId="77777777" w:rsidR="0074429D" w:rsidRDefault="0074429D" w:rsidP="00B239C4">
            <w:pPr>
              <w:pStyle w:val="Footer"/>
              <w:jc w:val="center"/>
            </w:pP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61ED5F" w14:textId="77777777" w:rsidR="00E46236" w:rsidRDefault="00E46236" w:rsidP="00B254D1">
      <w:pPr>
        <w:spacing w:before="0" w:after="0" w:line="240" w:lineRule="auto"/>
      </w:pPr>
      <w:r>
        <w:separator/>
      </w:r>
    </w:p>
  </w:footnote>
  <w:footnote w:type="continuationSeparator" w:id="0">
    <w:p w14:paraId="112D4687" w14:textId="77777777" w:rsidR="00E46236" w:rsidRDefault="00E46236" w:rsidP="00B254D1">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4EC0FE" w14:textId="77777777" w:rsidR="0074429D" w:rsidRDefault="0074429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57669"/>
    <w:multiLevelType w:val="hybridMultilevel"/>
    <w:tmpl w:val="0CACA0D0"/>
    <w:lvl w:ilvl="0" w:tplc="E60E3686">
      <w:start w:val="14"/>
      <w:numFmt w:val="bullet"/>
      <w:lvlText w:val="-"/>
      <w:lvlJc w:val="left"/>
      <w:pPr>
        <w:ind w:left="2520" w:hanging="360"/>
      </w:pPr>
      <w:rPr>
        <w:rFonts w:ascii="Times New Roman" w:eastAsia="Times New Roman" w:hAnsi="Times New Roman"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07AC0847"/>
    <w:multiLevelType w:val="hybridMultilevel"/>
    <w:tmpl w:val="52B0AB56"/>
    <w:lvl w:ilvl="0" w:tplc="CD3E680A">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nsid w:val="08137694"/>
    <w:multiLevelType w:val="hybridMultilevel"/>
    <w:tmpl w:val="779E6B32"/>
    <w:lvl w:ilvl="0" w:tplc="897A9D3C">
      <w:start w:val="1"/>
      <w:numFmt w:val="bullet"/>
      <w:lvlText w:val="-"/>
      <w:lvlJc w:val="left"/>
      <w:pPr>
        <w:ind w:left="720" w:hanging="360"/>
      </w:pPr>
      <w:rPr>
        <w:rFonts w:ascii="Tahoma" w:eastAsiaTheme="minorEastAsia"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C515F6"/>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4">
    <w:nsid w:val="13957902"/>
    <w:multiLevelType w:val="multilevel"/>
    <w:tmpl w:val="91AE314A"/>
    <w:lvl w:ilvl="0">
      <w:start w:val="1"/>
      <w:numFmt w:val="decimal"/>
      <w:pStyle w:val="Heading1"/>
      <w:lvlText w:val="%1 "/>
      <w:lvlJc w:val="left"/>
      <w:pPr>
        <w:ind w:left="432" w:hanging="432"/>
      </w:pPr>
      <w:rPr>
        <w:rFonts w:hint="default"/>
      </w:rPr>
    </w:lvl>
    <w:lvl w:ilvl="1">
      <w:start w:val="1"/>
      <w:numFmt w:val="decimal"/>
      <w:pStyle w:val="Heading2"/>
      <w:lvlText w:val="%1.%2 "/>
      <w:lvlJc w:val="left"/>
      <w:pPr>
        <w:ind w:left="576" w:hanging="576"/>
      </w:pPr>
      <w:rPr>
        <w:rFonts w:hint="default"/>
      </w:rPr>
    </w:lvl>
    <w:lvl w:ilvl="2">
      <w:start w:val="1"/>
      <w:numFmt w:val="decimal"/>
      <w:pStyle w:val="Heading3"/>
      <w:lvlText w:val="%1.%2.%3 "/>
      <w:lvlJc w:val="left"/>
      <w:pPr>
        <w:ind w:left="720" w:hanging="720"/>
      </w:pPr>
      <w:rPr>
        <w:rFonts w:hint="default"/>
      </w:rPr>
    </w:lvl>
    <w:lvl w:ilvl="3">
      <w:start w:val="1"/>
      <w:numFmt w:val="decimal"/>
      <w:pStyle w:val="Heading4"/>
      <w:lvlText w:val="%1.%2.%3.%4 "/>
      <w:lvlJc w:val="left"/>
      <w:pPr>
        <w:ind w:left="864" w:hanging="864"/>
      </w:pPr>
      <w:rPr>
        <w:rFonts w:hint="default"/>
      </w:rPr>
    </w:lvl>
    <w:lvl w:ilvl="4">
      <w:start w:val="1"/>
      <w:numFmt w:val="decimal"/>
      <w:pStyle w:val="Heading5"/>
      <w:lvlText w:val="%1.%2.%3.%4.%5 "/>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3CD58EA"/>
    <w:multiLevelType w:val="hybridMultilevel"/>
    <w:tmpl w:val="A5EE45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1B4E9A"/>
    <w:multiLevelType w:val="hybridMultilevel"/>
    <w:tmpl w:val="6FC44550"/>
    <w:lvl w:ilvl="0" w:tplc="CD3E680A">
      <w:numFmt w:val="bullet"/>
      <w:lvlText w:val="-"/>
      <w:lvlJc w:val="left"/>
      <w:pPr>
        <w:ind w:left="1800" w:hanging="360"/>
      </w:pPr>
      <w:rPr>
        <w:rFonts w:ascii="Times New Roman" w:eastAsia="Times New Roman" w:hAnsi="Times New Roman" w:cs="Times New Roman" w:hint="default"/>
      </w:rPr>
    </w:lvl>
    <w:lvl w:ilvl="1" w:tplc="CD3E680A">
      <w:numFmt w:val="bullet"/>
      <w:lvlText w:val="-"/>
      <w:lvlJc w:val="left"/>
      <w:pPr>
        <w:ind w:left="2520" w:hanging="360"/>
      </w:pPr>
      <w:rPr>
        <w:rFonts w:ascii="Times New Roman" w:eastAsia="Times New Roman" w:hAnsi="Times New Roman" w:cs="Times New Roman"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1ACE7B6B"/>
    <w:multiLevelType w:val="hybridMultilevel"/>
    <w:tmpl w:val="F746FC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7C40CB"/>
    <w:multiLevelType w:val="hybridMultilevel"/>
    <w:tmpl w:val="BE066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FE1B33"/>
    <w:multiLevelType w:val="hybridMultilevel"/>
    <w:tmpl w:val="4A10A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E30521"/>
    <w:multiLevelType w:val="hybridMultilevel"/>
    <w:tmpl w:val="BE066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0A31D4"/>
    <w:multiLevelType w:val="hybridMultilevel"/>
    <w:tmpl w:val="A36262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2D0307"/>
    <w:multiLevelType w:val="hybridMultilevel"/>
    <w:tmpl w:val="B0181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096EDA"/>
    <w:multiLevelType w:val="hybridMultilevel"/>
    <w:tmpl w:val="C1E29C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2AAC43AA"/>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5">
    <w:nsid w:val="2B397773"/>
    <w:multiLevelType w:val="hybridMultilevel"/>
    <w:tmpl w:val="134495EE"/>
    <w:lvl w:ilvl="0" w:tplc="49C45BF4">
      <w:start w:val="310"/>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2C4D2F33"/>
    <w:multiLevelType w:val="hybridMultilevel"/>
    <w:tmpl w:val="F0102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C742B57"/>
    <w:multiLevelType w:val="hybridMultilevel"/>
    <w:tmpl w:val="D79E665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nsid w:val="31FB2098"/>
    <w:multiLevelType w:val="hybridMultilevel"/>
    <w:tmpl w:val="60E8F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27454FE"/>
    <w:multiLevelType w:val="hybridMultilevel"/>
    <w:tmpl w:val="A8CE7E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37E14E5"/>
    <w:multiLevelType w:val="multilevel"/>
    <w:tmpl w:val="E578BA46"/>
    <w:styleLink w:val="Style1"/>
    <w:lvl w:ilvl="0">
      <w:start w:val="1"/>
      <w:numFmt w:val="decimal"/>
      <w:lvlText w:val="R[%1]"/>
      <w:lvlJc w:val="left"/>
      <w:pPr>
        <w:ind w:left="720" w:hanging="720"/>
      </w:pPr>
      <w:rPr>
        <w:rFonts w:hint="default"/>
        <w:b/>
      </w:rPr>
    </w:lvl>
    <w:lvl w:ilvl="1">
      <w:start w:val="1"/>
      <w:numFmt w:val="decimal"/>
      <w:lvlText w:val="R[%1.%2]"/>
      <w:lvlJc w:val="left"/>
      <w:pPr>
        <w:ind w:left="720" w:hanging="720"/>
      </w:pPr>
      <w:rPr>
        <w:rFonts w:hint="default"/>
        <w:b/>
      </w:rPr>
    </w:lvl>
    <w:lvl w:ilvl="2">
      <w:start w:val="1"/>
      <w:numFmt w:val="decimal"/>
      <w:lvlText w:val="R[%1.%2.%3]"/>
      <w:lvlJc w:val="left"/>
      <w:pPr>
        <w:ind w:left="720" w:hanging="720"/>
      </w:pPr>
      <w:rPr>
        <w:rFonts w:hint="default"/>
        <w:b/>
      </w:rPr>
    </w:lvl>
    <w:lvl w:ilvl="3">
      <w:start w:val="1"/>
      <w:numFmt w:val="decimal"/>
      <w:lvlText w:val="R[%1.%2.%3.%4]"/>
      <w:lvlJc w:val="left"/>
      <w:pPr>
        <w:ind w:left="720" w:hanging="720"/>
      </w:pPr>
      <w:rPr>
        <w:rFonts w:hint="default"/>
        <w:b/>
      </w:rPr>
    </w:lvl>
    <w:lvl w:ilvl="4">
      <w:start w:val="1"/>
      <w:numFmt w:val="decimal"/>
      <w:lvlText w:val="%1.%2.%3.%4.%5."/>
      <w:lvlJc w:val="left"/>
      <w:pPr>
        <w:ind w:left="720" w:hanging="720"/>
      </w:pPr>
      <w:rPr>
        <w:rFonts w:hint="default"/>
        <w:b/>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21">
    <w:nsid w:val="3678518E"/>
    <w:multiLevelType w:val="hybridMultilevel"/>
    <w:tmpl w:val="E55CB28A"/>
    <w:lvl w:ilvl="0" w:tplc="CD3E680A">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793247"/>
    <w:multiLevelType w:val="hybridMultilevel"/>
    <w:tmpl w:val="337CAABE"/>
    <w:lvl w:ilvl="0" w:tplc="CD3E680A">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395528A2"/>
    <w:multiLevelType w:val="hybridMultilevel"/>
    <w:tmpl w:val="202EC5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98C6D6E"/>
    <w:multiLevelType w:val="hybridMultilevel"/>
    <w:tmpl w:val="415A753C"/>
    <w:lvl w:ilvl="0" w:tplc="F766B886">
      <w:start w:val="1"/>
      <w:numFmt w:val="bullet"/>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4398728E"/>
    <w:multiLevelType w:val="hybridMultilevel"/>
    <w:tmpl w:val="239EC3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C0E678D"/>
    <w:multiLevelType w:val="hybridMultilevel"/>
    <w:tmpl w:val="C64275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D4A481D"/>
    <w:multiLevelType w:val="hybridMultilevel"/>
    <w:tmpl w:val="6C5210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0837E89"/>
    <w:multiLevelType w:val="hybridMultilevel"/>
    <w:tmpl w:val="F26A807C"/>
    <w:lvl w:ilvl="0" w:tplc="CD3E680A">
      <w:numFmt w:val="bullet"/>
      <w:lvlText w:val="-"/>
      <w:lvlJc w:val="left"/>
      <w:pPr>
        <w:ind w:left="1800" w:hanging="360"/>
      </w:pPr>
      <w:rPr>
        <w:rFonts w:ascii="Times New Roman" w:eastAsia="Times New Roman" w:hAnsi="Times New Roman" w:cs="Times New Roman" w:hint="default"/>
      </w:rPr>
    </w:lvl>
    <w:lvl w:ilvl="1" w:tplc="CD3E680A">
      <w:numFmt w:val="bullet"/>
      <w:lvlText w:val="-"/>
      <w:lvlJc w:val="left"/>
      <w:pPr>
        <w:ind w:left="2520" w:hanging="360"/>
      </w:pPr>
      <w:rPr>
        <w:rFonts w:ascii="Times New Roman" w:eastAsia="Times New Roman" w:hAnsi="Times New Roman" w:cs="Times New Roman"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530E1534"/>
    <w:multiLevelType w:val="hybridMultilevel"/>
    <w:tmpl w:val="4A761490"/>
    <w:lvl w:ilvl="0" w:tplc="D1B2506A">
      <w:start w:val="1"/>
      <w:numFmt w:val="decimalZero"/>
      <w:lvlText w:val="Ref-%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D902C95"/>
    <w:multiLevelType w:val="hybridMultilevel"/>
    <w:tmpl w:val="BE066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E651BC0"/>
    <w:multiLevelType w:val="hybridMultilevel"/>
    <w:tmpl w:val="BCE8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04A3FE9"/>
    <w:multiLevelType w:val="multilevel"/>
    <w:tmpl w:val="4A8C6C9A"/>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nsid w:val="60E863E5"/>
    <w:multiLevelType w:val="hybridMultilevel"/>
    <w:tmpl w:val="22EC1B46"/>
    <w:lvl w:ilvl="0" w:tplc="CD3E680A">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B1C6C2E"/>
    <w:multiLevelType w:val="hybridMultilevel"/>
    <w:tmpl w:val="FD3A3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B530FDB"/>
    <w:multiLevelType w:val="hybridMultilevel"/>
    <w:tmpl w:val="CF7C84A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6">
    <w:nsid w:val="71E65A71"/>
    <w:multiLevelType w:val="hybridMultilevel"/>
    <w:tmpl w:val="CE182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919118E"/>
    <w:multiLevelType w:val="hybridMultilevel"/>
    <w:tmpl w:val="157A6D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9EB7E18"/>
    <w:multiLevelType w:val="multilevel"/>
    <w:tmpl w:val="66E86474"/>
    <w:lvl w:ilvl="0">
      <w:start w:val="1"/>
      <w:numFmt w:val="decimal"/>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pStyle w:val="SpecPara"/>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39">
    <w:nsid w:val="7EC93F0A"/>
    <w:multiLevelType w:val="hybridMultilevel"/>
    <w:tmpl w:val="38DA64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0"/>
  </w:num>
  <w:num w:numId="3">
    <w:abstractNumId w:val="14"/>
  </w:num>
  <w:num w:numId="4">
    <w:abstractNumId w:val="7"/>
  </w:num>
  <w:num w:numId="5">
    <w:abstractNumId w:val="23"/>
  </w:num>
  <w:num w:numId="6">
    <w:abstractNumId w:val="8"/>
  </w:num>
  <w:num w:numId="7">
    <w:abstractNumId w:val="34"/>
  </w:num>
  <w:num w:numId="8">
    <w:abstractNumId w:val="27"/>
  </w:num>
  <w:num w:numId="9">
    <w:abstractNumId w:val="16"/>
  </w:num>
  <w:num w:numId="10">
    <w:abstractNumId w:val="25"/>
  </w:num>
  <w:num w:numId="11">
    <w:abstractNumId w:val="31"/>
  </w:num>
  <w:num w:numId="12">
    <w:abstractNumId w:val="26"/>
  </w:num>
  <w:num w:numId="13">
    <w:abstractNumId w:val="36"/>
  </w:num>
  <w:num w:numId="14">
    <w:abstractNumId w:val="39"/>
  </w:num>
  <w:num w:numId="15">
    <w:abstractNumId w:val="3"/>
  </w:num>
  <w:num w:numId="16">
    <w:abstractNumId w:val="10"/>
  </w:num>
  <w:num w:numId="17">
    <w:abstractNumId w:val="30"/>
  </w:num>
  <w:num w:numId="18">
    <w:abstractNumId w:val="2"/>
  </w:num>
  <w:num w:numId="19">
    <w:abstractNumId w:val="11"/>
  </w:num>
  <w:num w:numId="20">
    <w:abstractNumId w:val="5"/>
  </w:num>
  <w:num w:numId="21">
    <w:abstractNumId w:val="28"/>
  </w:num>
  <w:num w:numId="22">
    <w:abstractNumId w:val="0"/>
  </w:num>
  <w:num w:numId="23">
    <w:abstractNumId w:val="35"/>
  </w:num>
  <w:num w:numId="24">
    <w:abstractNumId w:val="38"/>
  </w:num>
  <w:num w:numId="25">
    <w:abstractNumId w:val="24"/>
  </w:num>
  <w:num w:numId="26">
    <w:abstractNumId w:val="13"/>
  </w:num>
  <w:num w:numId="27">
    <w:abstractNumId w:val="37"/>
  </w:num>
  <w:num w:numId="28">
    <w:abstractNumId w:val="19"/>
  </w:num>
  <w:num w:numId="29">
    <w:abstractNumId w:val="12"/>
  </w:num>
  <w:num w:numId="30">
    <w:abstractNumId w:val="21"/>
  </w:num>
  <w:num w:numId="31">
    <w:abstractNumId w:val="33"/>
  </w:num>
  <w:num w:numId="32">
    <w:abstractNumId w:val="22"/>
  </w:num>
  <w:num w:numId="33">
    <w:abstractNumId w:val="6"/>
  </w:num>
  <w:num w:numId="34">
    <w:abstractNumId w:val="1"/>
  </w:num>
  <w:num w:numId="35">
    <w:abstractNumId w:val="29"/>
  </w:num>
  <w:num w:numId="36">
    <w:abstractNumId w:val="18"/>
  </w:num>
  <w:num w:numId="37">
    <w:abstractNumId w:val="9"/>
  </w:num>
  <w:num w:numId="38">
    <w:abstractNumId w:val="17"/>
  </w:num>
  <w:num w:numId="39">
    <w:abstractNumId w:val="15"/>
  </w:num>
  <w:num w:numId="40">
    <w:abstractNumId w:val="32"/>
  </w:num>
  <w:num w:numId="4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1B7A"/>
    <w:rsid w:val="00014F91"/>
    <w:rsid w:val="00041B66"/>
    <w:rsid w:val="00042D5F"/>
    <w:rsid w:val="00044224"/>
    <w:rsid w:val="000446A5"/>
    <w:rsid w:val="00074D20"/>
    <w:rsid w:val="00076E17"/>
    <w:rsid w:val="0008072E"/>
    <w:rsid w:val="00082201"/>
    <w:rsid w:val="00085E00"/>
    <w:rsid w:val="00091F68"/>
    <w:rsid w:val="00091F7A"/>
    <w:rsid w:val="000A4A93"/>
    <w:rsid w:val="000A5A42"/>
    <w:rsid w:val="000B25F5"/>
    <w:rsid w:val="000B332E"/>
    <w:rsid w:val="000C1BF9"/>
    <w:rsid w:val="000D0260"/>
    <w:rsid w:val="000D1C4E"/>
    <w:rsid w:val="000D234C"/>
    <w:rsid w:val="000D782E"/>
    <w:rsid w:val="000E3411"/>
    <w:rsid w:val="000E712C"/>
    <w:rsid w:val="000F1615"/>
    <w:rsid w:val="000F7A3A"/>
    <w:rsid w:val="00101C52"/>
    <w:rsid w:val="00101DD7"/>
    <w:rsid w:val="001074C5"/>
    <w:rsid w:val="00121C30"/>
    <w:rsid w:val="00132725"/>
    <w:rsid w:val="0014521E"/>
    <w:rsid w:val="00157F1C"/>
    <w:rsid w:val="00160520"/>
    <w:rsid w:val="00186825"/>
    <w:rsid w:val="001948F4"/>
    <w:rsid w:val="001C180D"/>
    <w:rsid w:val="00211FCE"/>
    <w:rsid w:val="002168CC"/>
    <w:rsid w:val="0022596D"/>
    <w:rsid w:val="002265A8"/>
    <w:rsid w:val="00237591"/>
    <w:rsid w:val="00260290"/>
    <w:rsid w:val="0026329E"/>
    <w:rsid w:val="00265D43"/>
    <w:rsid w:val="00267880"/>
    <w:rsid w:val="00281C45"/>
    <w:rsid w:val="002834CF"/>
    <w:rsid w:val="002B0E39"/>
    <w:rsid w:val="002E00BC"/>
    <w:rsid w:val="002E6D8A"/>
    <w:rsid w:val="002F7F41"/>
    <w:rsid w:val="00300C60"/>
    <w:rsid w:val="00302170"/>
    <w:rsid w:val="003237C4"/>
    <w:rsid w:val="00323A5E"/>
    <w:rsid w:val="00344B33"/>
    <w:rsid w:val="00373887"/>
    <w:rsid w:val="0038417E"/>
    <w:rsid w:val="00393F10"/>
    <w:rsid w:val="003A30E5"/>
    <w:rsid w:val="003A6538"/>
    <w:rsid w:val="003A6BE0"/>
    <w:rsid w:val="003C018D"/>
    <w:rsid w:val="003C39A8"/>
    <w:rsid w:val="003D3B3B"/>
    <w:rsid w:val="003D5E0B"/>
    <w:rsid w:val="003E0435"/>
    <w:rsid w:val="003E0ED5"/>
    <w:rsid w:val="0040314F"/>
    <w:rsid w:val="00404E6B"/>
    <w:rsid w:val="00405FC1"/>
    <w:rsid w:val="00410FA0"/>
    <w:rsid w:val="0041564E"/>
    <w:rsid w:val="00452843"/>
    <w:rsid w:val="00455823"/>
    <w:rsid w:val="00475684"/>
    <w:rsid w:val="00481963"/>
    <w:rsid w:val="004B2E2B"/>
    <w:rsid w:val="004B7B4B"/>
    <w:rsid w:val="004B7CB3"/>
    <w:rsid w:val="004C4582"/>
    <w:rsid w:val="004D4BD9"/>
    <w:rsid w:val="004F4286"/>
    <w:rsid w:val="0050029E"/>
    <w:rsid w:val="00502B78"/>
    <w:rsid w:val="00504472"/>
    <w:rsid w:val="00512684"/>
    <w:rsid w:val="00531182"/>
    <w:rsid w:val="005371A5"/>
    <w:rsid w:val="00540090"/>
    <w:rsid w:val="0055350D"/>
    <w:rsid w:val="00565579"/>
    <w:rsid w:val="00572E01"/>
    <w:rsid w:val="00574282"/>
    <w:rsid w:val="00574656"/>
    <w:rsid w:val="00575354"/>
    <w:rsid w:val="0058534E"/>
    <w:rsid w:val="005972CD"/>
    <w:rsid w:val="005B2D61"/>
    <w:rsid w:val="005D3FFB"/>
    <w:rsid w:val="005D62E1"/>
    <w:rsid w:val="005E1E2D"/>
    <w:rsid w:val="00603645"/>
    <w:rsid w:val="00604773"/>
    <w:rsid w:val="00605F35"/>
    <w:rsid w:val="00620F1B"/>
    <w:rsid w:val="006323C3"/>
    <w:rsid w:val="00647676"/>
    <w:rsid w:val="0065086C"/>
    <w:rsid w:val="0065351D"/>
    <w:rsid w:val="00653D37"/>
    <w:rsid w:val="0068265F"/>
    <w:rsid w:val="00694D07"/>
    <w:rsid w:val="006E06DE"/>
    <w:rsid w:val="006F59BE"/>
    <w:rsid w:val="0070681B"/>
    <w:rsid w:val="007257F2"/>
    <w:rsid w:val="007266F5"/>
    <w:rsid w:val="007314C3"/>
    <w:rsid w:val="00740969"/>
    <w:rsid w:val="0074429D"/>
    <w:rsid w:val="00744E52"/>
    <w:rsid w:val="007454A9"/>
    <w:rsid w:val="00752FDF"/>
    <w:rsid w:val="0075587E"/>
    <w:rsid w:val="007559F1"/>
    <w:rsid w:val="00780711"/>
    <w:rsid w:val="0078533E"/>
    <w:rsid w:val="00791B10"/>
    <w:rsid w:val="007D7ACE"/>
    <w:rsid w:val="007F48B3"/>
    <w:rsid w:val="007F6015"/>
    <w:rsid w:val="0080496B"/>
    <w:rsid w:val="0082120B"/>
    <w:rsid w:val="008257AA"/>
    <w:rsid w:val="00826DEB"/>
    <w:rsid w:val="00830444"/>
    <w:rsid w:val="0083702A"/>
    <w:rsid w:val="00847F57"/>
    <w:rsid w:val="008506FB"/>
    <w:rsid w:val="008733CB"/>
    <w:rsid w:val="00875282"/>
    <w:rsid w:val="0087772B"/>
    <w:rsid w:val="00882A58"/>
    <w:rsid w:val="00897A4A"/>
    <w:rsid w:val="008A16B0"/>
    <w:rsid w:val="008D165D"/>
    <w:rsid w:val="008E3CCC"/>
    <w:rsid w:val="008F012D"/>
    <w:rsid w:val="008F166A"/>
    <w:rsid w:val="008F6ECA"/>
    <w:rsid w:val="00901BDC"/>
    <w:rsid w:val="00902ACD"/>
    <w:rsid w:val="00915CF3"/>
    <w:rsid w:val="009168B5"/>
    <w:rsid w:val="00922444"/>
    <w:rsid w:val="0092697D"/>
    <w:rsid w:val="009278D7"/>
    <w:rsid w:val="00934368"/>
    <w:rsid w:val="009630AC"/>
    <w:rsid w:val="009734E7"/>
    <w:rsid w:val="009811A0"/>
    <w:rsid w:val="00983106"/>
    <w:rsid w:val="00983D7D"/>
    <w:rsid w:val="009A405D"/>
    <w:rsid w:val="009A553D"/>
    <w:rsid w:val="009A7605"/>
    <w:rsid w:val="009A7A0E"/>
    <w:rsid w:val="009D3530"/>
    <w:rsid w:val="009D6451"/>
    <w:rsid w:val="009D7797"/>
    <w:rsid w:val="009E5686"/>
    <w:rsid w:val="009F18EF"/>
    <w:rsid w:val="009F2BF2"/>
    <w:rsid w:val="00A11261"/>
    <w:rsid w:val="00A447ED"/>
    <w:rsid w:val="00A80212"/>
    <w:rsid w:val="00A80279"/>
    <w:rsid w:val="00A83B80"/>
    <w:rsid w:val="00A905C6"/>
    <w:rsid w:val="00AD039C"/>
    <w:rsid w:val="00AD0EFE"/>
    <w:rsid w:val="00AD540A"/>
    <w:rsid w:val="00B124BA"/>
    <w:rsid w:val="00B15F9D"/>
    <w:rsid w:val="00B238B8"/>
    <w:rsid w:val="00B239C4"/>
    <w:rsid w:val="00B254D1"/>
    <w:rsid w:val="00B33C7B"/>
    <w:rsid w:val="00B4017F"/>
    <w:rsid w:val="00B42962"/>
    <w:rsid w:val="00B5007B"/>
    <w:rsid w:val="00B56593"/>
    <w:rsid w:val="00B5770B"/>
    <w:rsid w:val="00B61E83"/>
    <w:rsid w:val="00B65461"/>
    <w:rsid w:val="00B7387A"/>
    <w:rsid w:val="00B93358"/>
    <w:rsid w:val="00B93509"/>
    <w:rsid w:val="00B946ED"/>
    <w:rsid w:val="00B94B4B"/>
    <w:rsid w:val="00BA0DC0"/>
    <w:rsid w:val="00BA614E"/>
    <w:rsid w:val="00BB354E"/>
    <w:rsid w:val="00BB5262"/>
    <w:rsid w:val="00BC3DEA"/>
    <w:rsid w:val="00BE3689"/>
    <w:rsid w:val="00BE7499"/>
    <w:rsid w:val="00C000B9"/>
    <w:rsid w:val="00C253A6"/>
    <w:rsid w:val="00C27AC2"/>
    <w:rsid w:val="00C31DBE"/>
    <w:rsid w:val="00C45507"/>
    <w:rsid w:val="00C56E50"/>
    <w:rsid w:val="00C62C8E"/>
    <w:rsid w:val="00C7442B"/>
    <w:rsid w:val="00CA1F5E"/>
    <w:rsid w:val="00CB0080"/>
    <w:rsid w:val="00CB037D"/>
    <w:rsid w:val="00CB688E"/>
    <w:rsid w:val="00CC160A"/>
    <w:rsid w:val="00CE743D"/>
    <w:rsid w:val="00D01373"/>
    <w:rsid w:val="00D0613C"/>
    <w:rsid w:val="00D102ED"/>
    <w:rsid w:val="00D2300E"/>
    <w:rsid w:val="00D23F16"/>
    <w:rsid w:val="00D46689"/>
    <w:rsid w:val="00D474BF"/>
    <w:rsid w:val="00D50C93"/>
    <w:rsid w:val="00D56480"/>
    <w:rsid w:val="00D60721"/>
    <w:rsid w:val="00D66B35"/>
    <w:rsid w:val="00D71AEB"/>
    <w:rsid w:val="00D803A5"/>
    <w:rsid w:val="00D87A57"/>
    <w:rsid w:val="00DA4B2D"/>
    <w:rsid w:val="00DA62C8"/>
    <w:rsid w:val="00DB0DE5"/>
    <w:rsid w:val="00DC09A4"/>
    <w:rsid w:val="00DC157C"/>
    <w:rsid w:val="00DD374B"/>
    <w:rsid w:val="00DE1B7A"/>
    <w:rsid w:val="00DF0211"/>
    <w:rsid w:val="00E22908"/>
    <w:rsid w:val="00E229DB"/>
    <w:rsid w:val="00E2582F"/>
    <w:rsid w:val="00E30AAD"/>
    <w:rsid w:val="00E34D29"/>
    <w:rsid w:val="00E371F1"/>
    <w:rsid w:val="00E46236"/>
    <w:rsid w:val="00E538E1"/>
    <w:rsid w:val="00E655BD"/>
    <w:rsid w:val="00E67B26"/>
    <w:rsid w:val="00E76420"/>
    <w:rsid w:val="00E8698C"/>
    <w:rsid w:val="00E940F1"/>
    <w:rsid w:val="00EA2B5A"/>
    <w:rsid w:val="00EA588F"/>
    <w:rsid w:val="00EA65D3"/>
    <w:rsid w:val="00EB4781"/>
    <w:rsid w:val="00EB79A0"/>
    <w:rsid w:val="00EC16EC"/>
    <w:rsid w:val="00ED2336"/>
    <w:rsid w:val="00EE068E"/>
    <w:rsid w:val="00EE6FD6"/>
    <w:rsid w:val="00EF2B62"/>
    <w:rsid w:val="00EF6A52"/>
    <w:rsid w:val="00F017FF"/>
    <w:rsid w:val="00F226A0"/>
    <w:rsid w:val="00F24398"/>
    <w:rsid w:val="00F3618C"/>
    <w:rsid w:val="00F560B8"/>
    <w:rsid w:val="00F91DEB"/>
    <w:rsid w:val="00FA5431"/>
    <w:rsid w:val="00FA77F2"/>
    <w:rsid w:val="00FB03C1"/>
    <w:rsid w:val="00FC6B55"/>
    <w:rsid w:val="00FD6D80"/>
    <w:rsid w:val="00FF29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AED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33CB"/>
    <w:rPr>
      <w:rFonts w:ascii="Tahoma" w:hAnsi="Tahoma"/>
      <w:szCs w:val="20"/>
    </w:rPr>
  </w:style>
  <w:style w:type="paragraph" w:styleId="Heading1">
    <w:name w:val="heading 1"/>
    <w:basedOn w:val="Normal"/>
    <w:next w:val="Normal"/>
    <w:link w:val="Heading1Char"/>
    <w:uiPriority w:val="9"/>
    <w:qFormat/>
    <w:rsid w:val="00CA1F5E"/>
    <w:pPr>
      <w:keepNext/>
      <w:numPr>
        <w:numId w:val="1"/>
      </w:numPr>
      <w:pBdr>
        <w:top w:val="single" w:sz="24" w:space="0" w:color="0070C0" w:shadow="1"/>
        <w:left w:val="single" w:sz="24" w:space="0" w:color="0070C0" w:shadow="1"/>
        <w:bottom w:val="single" w:sz="24" w:space="0" w:color="0070C0" w:shadow="1"/>
        <w:right w:val="single" w:sz="24" w:space="0" w:color="0070C0" w:shadow="1"/>
      </w:pBdr>
      <w:shd w:val="clear" w:color="auto" w:fill="0070C0"/>
      <w:spacing w:after="0"/>
      <w:outlineLvl w:val="0"/>
    </w:pPr>
    <w:rPr>
      <w:bCs/>
      <w:color w:val="FFFFFF" w:themeColor="background1"/>
      <w:spacing w:val="15"/>
      <w:sz w:val="40"/>
      <w:szCs w:val="22"/>
    </w:rPr>
  </w:style>
  <w:style w:type="paragraph" w:styleId="Heading2">
    <w:name w:val="heading 2"/>
    <w:basedOn w:val="Normal"/>
    <w:next w:val="Normal"/>
    <w:link w:val="Heading2Char"/>
    <w:uiPriority w:val="9"/>
    <w:unhideWhenUsed/>
    <w:qFormat/>
    <w:rsid w:val="00CA1F5E"/>
    <w:pPr>
      <w:keepNext/>
      <w:numPr>
        <w:ilvl w:val="1"/>
        <w:numId w:val="1"/>
      </w:numPr>
      <w:pBdr>
        <w:top w:val="single" w:sz="24" w:space="0" w:color="808080" w:themeColor="background1" w:themeShade="80" w:shadow="1"/>
        <w:left w:val="single" w:sz="24" w:space="0" w:color="808080" w:themeColor="background1" w:themeShade="80" w:shadow="1"/>
        <w:bottom w:val="single" w:sz="24" w:space="0" w:color="808080" w:themeColor="background1" w:themeShade="80" w:shadow="1"/>
        <w:right w:val="single" w:sz="24" w:space="0" w:color="808080" w:themeColor="background1" w:themeShade="80" w:shadow="1"/>
      </w:pBdr>
      <w:shd w:val="clear" w:color="auto" w:fill="808080" w:themeFill="background1" w:themeFillShade="80"/>
      <w:spacing w:after="0"/>
      <w:outlineLvl w:val="1"/>
    </w:pPr>
    <w:rPr>
      <w:color w:val="FFFFFF" w:themeColor="background1"/>
      <w:spacing w:val="15"/>
      <w:sz w:val="28"/>
      <w:szCs w:val="22"/>
    </w:rPr>
  </w:style>
  <w:style w:type="paragraph" w:styleId="Heading3">
    <w:name w:val="heading 3"/>
    <w:basedOn w:val="Normal"/>
    <w:next w:val="Normal"/>
    <w:link w:val="Heading3Char"/>
    <w:uiPriority w:val="9"/>
    <w:unhideWhenUsed/>
    <w:qFormat/>
    <w:rsid w:val="00CC160A"/>
    <w:pPr>
      <w:keepNext/>
      <w:numPr>
        <w:ilvl w:val="2"/>
        <w:numId w:val="1"/>
      </w:numPr>
      <w:pBdr>
        <w:top w:val="single" w:sz="8" w:space="2" w:color="04506C" w:themeColor="accent3" w:themeShade="80"/>
        <w:left w:val="single" w:sz="8" w:space="2" w:color="04506C" w:themeColor="accent3" w:themeShade="80"/>
      </w:pBdr>
      <w:spacing w:before="300" w:after="0"/>
      <w:outlineLvl w:val="2"/>
    </w:pPr>
    <w:rPr>
      <w:spacing w:val="15"/>
      <w:sz w:val="24"/>
      <w:szCs w:val="22"/>
    </w:rPr>
  </w:style>
  <w:style w:type="paragraph" w:styleId="Heading4">
    <w:name w:val="heading 4"/>
    <w:basedOn w:val="Normal"/>
    <w:next w:val="Normal"/>
    <w:link w:val="Heading4Char"/>
    <w:uiPriority w:val="9"/>
    <w:unhideWhenUsed/>
    <w:qFormat/>
    <w:rsid w:val="00CA1F5E"/>
    <w:pPr>
      <w:keepNext/>
      <w:numPr>
        <w:ilvl w:val="3"/>
        <w:numId w:val="1"/>
      </w:numPr>
      <w:pBdr>
        <w:top w:val="dotted" w:sz="6" w:space="2" w:color="797B7E" w:themeColor="accent1"/>
        <w:left w:val="dotted" w:sz="6" w:space="2" w:color="797B7E" w:themeColor="accent1"/>
      </w:pBdr>
      <w:spacing w:before="300" w:after="0"/>
      <w:outlineLvl w:val="3"/>
    </w:pPr>
    <w:rPr>
      <w:color w:val="5A5C5E" w:themeColor="accent1" w:themeShade="BF"/>
      <w:spacing w:val="10"/>
      <w:sz w:val="24"/>
      <w:szCs w:val="22"/>
    </w:rPr>
  </w:style>
  <w:style w:type="paragraph" w:styleId="Heading5">
    <w:name w:val="heading 5"/>
    <w:basedOn w:val="Normal"/>
    <w:next w:val="Normal"/>
    <w:link w:val="Heading5Char"/>
    <w:uiPriority w:val="9"/>
    <w:semiHidden/>
    <w:unhideWhenUsed/>
    <w:qFormat/>
    <w:rsid w:val="00B42962"/>
    <w:pPr>
      <w:numPr>
        <w:ilvl w:val="4"/>
        <w:numId w:val="1"/>
      </w:numPr>
      <w:pBdr>
        <w:bottom w:val="single" w:sz="6" w:space="1" w:color="797B7E" w:themeColor="accent1"/>
      </w:pBdr>
      <w:spacing w:before="300" w:after="0"/>
      <w:outlineLvl w:val="4"/>
    </w:pPr>
    <w:rPr>
      <w:color w:val="5A5C5E" w:themeColor="accent1" w:themeShade="BF"/>
      <w:spacing w:val="10"/>
      <w:szCs w:val="22"/>
    </w:rPr>
  </w:style>
  <w:style w:type="paragraph" w:styleId="Heading6">
    <w:name w:val="heading 6"/>
    <w:basedOn w:val="Normal"/>
    <w:next w:val="Normal"/>
    <w:link w:val="Heading6Char"/>
    <w:uiPriority w:val="9"/>
    <w:semiHidden/>
    <w:unhideWhenUsed/>
    <w:qFormat/>
    <w:rsid w:val="00780711"/>
    <w:pPr>
      <w:numPr>
        <w:ilvl w:val="5"/>
        <w:numId w:val="1"/>
      </w:numPr>
      <w:pBdr>
        <w:bottom w:val="dotted" w:sz="6" w:space="1" w:color="797B7E" w:themeColor="accent1"/>
      </w:pBdr>
      <w:spacing w:before="300" w:after="0"/>
      <w:outlineLvl w:val="5"/>
    </w:pPr>
    <w:rPr>
      <w:caps/>
      <w:color w:val="5A5C5E" w:themeColor="accent1" w:themeShade="BF"/>
      <w:spacing w:val="10"/>
      <w:szCs w:val="22"/>
    </w:rPr>
  </w:style>
  <w:style w:type="paragraph" w:styleId="Heading7">
    <w:name w:val="heading 7"/>
    <w:basedOn w:val="Normal"/>
    <w:next w:val="Normal"/>
    <w:link w:val="Heading7Char"/>
    <w:uiPriority w:val="9"/>
    <w:semiHidden/>
    <w:unhideWhenUsed/>
    <w:qFormat/>
    <w:rsid w:val="00780711"/>
    <w:pPr>
      <w:numPr>
        <w:ilvl w:val="6"/>
        <w:numId w:val="1"/>
      </w:numPr>
      <w:spacing w:before="300" w:after="0"/>
      <w:outlineLvl w:val="6"/>
    </w:pPr>
    <w:rPr>
      <w:caps/>
      <w:color w:val="5A5C5E" w:themeColor="accent1" w:themeShade="BF"/>
      <w:spacing w:val="10"/>
      <w:szCs w:val="22"/>
    </w:rPr>
  </w:style>
  <w:style w:type="paragraph" w:styleId="Heading8">
    <w:name w:val="heading 8"/>
    <w:basedOn w:val="Normal"/>
    <w:next w:val="Normal"/>
    <w:link w:val="Heading8Char"/>
    <w:uiPriority w:val="9"/>
    <w:semiHidden/>
    <w:unhideWhenUsed/>
    <w:qFormat/>
    <w:rsid w:val="00780711"/>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80711"/>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780711"/>
    <w:pPr>
      <w:spacing w:before="0" w:after="0" w:line="240" w:lineRule="auto"/>
    </w:pPr>
  </w:style>
  <w:style w:type="character" w:customStyle="1" w:styleId="Heading1Char">
    <w:name w:val="Heading 1 Char"/>
    <w:basedOn w:val="DefaultParagraphFont"/>
    <w:link w:val="Heading1"/>
    <w:uiPriority w:val="9"/>
    <w:rsid w:val="00CA1F5E"/>
    <w:rPr>
      <w:rFonts w:ascii="Tahoma" w:hAnsi="Tahoma"/>
      <w:bCs/>
      <w:color w:val="FFFFFF" w:themeColor="background1"/>
      <w:spacing w:val="15"/>
      <w:sz w:val="40"/>
      <w:shd w:val="clear" w:color="auto" w:fill="0070C0"/>
    </w:rPr>
  </w:style>
  <w:style w:type="character" w:customStyle="1" w:styleId="Heading2Char">
    <w:name w:val="Heading 2 Char"/>
    <w:basedOn w:val="DefaultParagraphFont"/>
    <w:link w:val="Heading2"/>
    <w:uiPriority w:val="9"/>
    <w:rsid w:val="00CA1F5E"/>
    <w:rPr>
      <w:rFonts w:ascii="Tahoma" w:hAnsi="Tahoma"/>
      <w:color w:val="FFFFFF" w:themeColor="background1"/>
      <w:spacing w:val="15"/>
      <w:sz w:val="28"/>
      <w:shd w:val="clear" w:color="auto" w:fill="808080" w:themeFill="background1" w:themeFillShade="80"/>
    </w:rPr>
  </w:style>
  <w:style w:type="character" w:customStyle="1" w:styleId="Heading3Char">
    <w:name w:val="Heading 3 Char"/>
    <w:basedOn w:val="DefaultParagraphFont"/>
    <w:link w:val="Heading3"/>
    <w:uiPriority w:val="9"/>
    <w:rsid w:val="00CC160A"/>
    <w:rPr>
      <w:rFonts w:ascii="Tahoma" w:hAnsi="Tahoma"/>
      <w:spacing w:val="15"/>
      <w:sz w:val="24"/>
    </w:rPr>
  </w:style>
  <w:style w:type="character" w:customStyle="1" w:styleId="Heading4Char">
    <w:name w:val="Heading 4 Char"/>
    <w:basedOn w:val="DefaultParagraphFont"/>
    <w:link w:val="Heading4"/>
    <w:uiPriority w:val="9"/>
    <w:rsid w:val="00CA1F5E"/>
    <w:rPr>
      <w:rFonts w:ascii="Tahoma" w:hAnsi="Tahoma"/>
      <w:color w:val="5A5C5E" w:themeColor="accent1" w:themeShade="BF"/>
      <w:spacing w:val="10"/>
      <w:sz w:val="24"/>
    </w:rPr>
  </w:style>
  <w:style w:type="character" w:customStyle="1" w:styleId="Heading5Char">
    <w:name w:val="Heading 5 Char"/>
    <w:basedOn w:val="DefaultParagraphFont"/>
    <w:link w:val="Heading5"/>
    <w:uiPriority w:val="9"/>
    <w:semiHidden/>
    <w:rsid w:val="00B42962"/>
    <w:rPr>
      <w:rFonts w:ascii="Tahoma" w:hAnsi="Tahoma"/>
      <w:color w:val="5A5C5E" w:themeColor="accent1" w:themeShade="BF"/>
      <w:spacing w:val="10"/>
    </w:rPr>
  </w:style>
  <w:style w:type="character" w:customStyle="1" w:styleId="Heading6Char">
    <w:name w:val="Heading 6 Char"/>
    <w:basedOn w:val="DefaultParagraphFont"/>
    <w:link w:val="Heading6"/>
    <w:uiPriority w:val="9"/>
    <w:semiHidden/>
    <w:rsid w:val="00780711"/>
    <w:rPr>
      <w:rFonts w:ascii="Tahoma" w:hAnsi="Tahoma"/>
      <w:caps/>
      <w:color w:val="5A5C5E" w:themeColor="accent1" w:themeShade="BF"/>
      <w:spacing w:val="10"/>
    </w:rPr>
  </w:style>
  <w:style w:type="character" w:customStyle="1" w:styleId="Heading7Char">
    <w:name w:val="Heading 7 Char"/>
    <w:basedOn w:val="DefaultParagraphFont"/>
    <w:link w:val="Heading7"/>
    <w:uiPriority w:val="9"/>
    <w:semiHidden/>
    <w:rsid w:val="00780711"/>
    <w:rPr>
      <w:rFonts w:ascii="Tahoma" w:hAnsi="Tahoma"/>
      <w:caps/>
      <w:color w:val="5A5C5E" w:themeColor="accent1" w:themeShade="BF"/>
      <w:spacing w:val="10"/>
    </w:rPr>
  </w:style>
  <w:style w:type="character" w:customStyle="1" w:styleId="Heading8Char">
    <w:name w:val="Heading 8 Char"/>
    <w:basedOn w:val="DefaultParagraphFont"/>
    <w:link w:val="Heading8"/>
    <w:uiPriority w:val="9"/>
    <w:semiHidden/>
    <w:rsid w:val="00780711"/>
    <w:rPr>
      <w:rFonts w:ascii="Tahoma" w:hAnsi="Tahoma"/>
      <w:caps/>
      <w:spacing w:val="10"/>
      <w:sz w:val="18"/>
      <w:szCs w:val="18"/>
    </w:rPr>
  </w:style>
  <w:style w:type="character" w:customStyle="1" w:styleId="Heading9Char">
    <w:name w:val="Heading 9 Char"/>
    <w:basedOn w:val="DefaultParagraphFont"/>
    <w:link w:val="Heading9"/>
    <w:uiPriority w:val="9"/>
    <w:semiHidden/>
    <w:rsid w:val="00780711"/>
    <w:rPr>
      <w:rFonts w:ascii="Tahoma" w:hAnsi="Tahoma"/>
      <w:i/>
      <w:caps/>
      <w:spacing w:val="10"/>
      <w:sz w:val="18"/>
      <w:szCs w:val="18"/>
    </w:rPr>
  </w:style>
  <w:style w:type="paragraph" w:styleId="Caption">
    <w:name w:val="caption"/>
    <w:basedOn w:val="Normal"/>
    <w:next w:val="Normal"/>
    <w:uiPriority w:val="35"/>
    <w:unhideWhenUsed/>
    <w:qFormat/>
    <w:rsid w:val="00780711"/>
    <w:rPr>
      <w:b/>
      <w:bCs/>
      <w:color w:val="5A5C5E" w:themeColor="accent1" w:themeShade="BF"/>
      <w:sz w:val="16"/>
      <w:szCs w:val="16"/>
    </w:rPr>
  </w:style>
  <w:style w:type="paragraph" w:styleId="Title">
    <w:name w:val="Title"/>
    <w:basedOn w:val="Normal"/>
    <w:next w:val="Normal"/>
    <w:link w:val="TitleChar"/>
    <w:uiPriority w:val="10"/>
    <w:qFormat/>
    <w:rsid w:val="005D3FFB"/>
    <w:pPr>
      <w:spacing w:before="720"/>
    </w:pPr>
    <w:rPr>
      <w:caps/>
      <w:color w:val="797B7E" w:themeColor="accent1"/>
      <w:spacing w:val="10"/>
      <w:kern w:val="28"/>
      <w:sz w:val="72"/>
      <w:szCs w:val="52"/>
    </w:rPr>
  </w:style>
  <w:style w:type="character" w:customStyle="1" w:styleId="TitleChar">
    <w:name w:val="Title Char"/>
    <w:basedOn w:val="DefaultParagraphFont"/>
    <w:link w:val="Title"/>
    <w:uiPriority w:val="10"/>
    <w:rsid w:val="005D3FFB"/>
    <w:rPr>
      <w:caps/>
      <w:color w:val="797B7E" w:themeColor="accent1"/>
      <w:spacing w:val="10"/>
      <w:kern w:val="28"/>
      <w:sz w:val="72"/>
      <w:szCs w:val="52"/>
    </w:rPr>
  </w:style>
  <w:style w:type="paragraph" w:styleId="Subtitle">
    <w:name w:val="Subtitle"/>
    <w:basedOn w:val="Normal"/>
    <w:next w:val="Normal"/>
    <w:link w:val="SubtitleChar"/>
    <w:uiPriority w:val="11"/>
    <w:qFormat/>
    <w:rsid w:val="008E3CCC"/>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E3CCC"/>
    <w:rPr>
      <w:rFonts w:ascii="Tahoma" w:hAnsi="Tahoma"/>
      <w:caps/>
      <w:color w:val="595959" w:themeColor="text1" w:themeTint="A6"/>
      <w:spacing w:val="10"/>
      <w:sz w:val="24"/>
      <w:szCs w:val="24"/>
    </w:rPr>
  </w:style>
  <w:style w:type="character" w:styleId="Strong">
    <w:name w:val="Strong"/>
    <w:uiPriority w:val="22"/>
    <w:qFormat/>
    <w:rsid w:val="00780711"/>
    <w:rPr>
      <w:b/>
      <w:bCs/>
    </w:rPr>
  </w:style>
  <w:style w:type="character" w:styleId="Emphasis">
    <w:name w:val="Emphasis"/>
    <w:uiPriority w:val="20"/>
    <w:qFormat/>
    <w:rsid w:val="00780711"/>
    <w:rPr>
      <w:caps/>
      <w:color w:val="3C3D3E" w:themeColor="accent1" w:themeShade="7F"/>
      <w:spacing w:val="5"/>
    </w:rPr>
  </w:style>
  <w:style w:type="character" w:customStyle="1" w:styleId="NoSpacingChar">
    <w:name w:val="No Spacing Char"/>
    <w:basedOn w:val="DefaultParagraphFont"/>
    <w:link w:val="NoSpacing"/>
    <w:uiPriority w:val="1"/>
    <w:rsid w:val="00780711"/>
    <w:rPr>
      <w:sz w:val="20"/>
      <w:szCs w:val="20"/>
    </w:rPr>
  </w:style>
  <w:style w:type="paragraph" w:styleId="ListParagraph">
    <w:name w:val="List Paragraph"/>
    <w:basedOn w:val="Normal"/>
    <w:link w:val="ListParagraphChar"/>
    <w:uiPriority w:val="34"/>
    <w:qFormat/>
    <w:rsid w:val="00780711"/>
    <w:pPr>
      <w:ind w:left="720"/>
      <w:contextualSpacing/>
    </w:pPr>
  </w:style>
  <w:style w:type="paragraph" w:styleId="Quote">
    <w:name w:val="Quote"/>
    <w:basedOn w:val="Normal"/>
    <w:next w:val="Normal"/>
    <w:link w:val="QuoteChar"/>
    <w:uiPriority w:val="29"/>
    <w:qFormat/>
    <w:rsid w:val="00780711"/>
    <w:rPr>
      <w:i/>
      <w:iCs/>
    </w:rPr>
  </w:style>
  <w:style w:type="character" w:customStyle="1" w:styleId="QuoteChar">
    <w:name w:val="Quote Char"/>
    <w:basedOn w:val="DefaultParagraphFont"/>
    <w:link w:val="Quote"/>
    <w:uiPriority w:val="29"/>
    <w:rsid w:val="00780711"/>
    <w:rPr>
      <w:i/>
      <w:iCs/>
      <w:sz w:val="20"/>
      <w:szCs w:val="20"/>
    </w:rPr>
  </w:style>
  <w:style w:type="paragraph" w:styleId="IntenseQuote">
    <w:name w:val="Intense Quote"/>
    <w:basedOn w:val="Normal"/>
    <w:next w:val="Normal"/>
    <w:link w:val="IntenseQuoteChar"/>
    <w:uiPriority w:val="30"/>
    <w:qFormat/>
    <w:rsid w:val="00780711"/>
    <w:pPr>
      <w:pBdr>
        <w:top w:val="single" w:sz="4" w:space="10" w:color="797B7E" w:themeColor="accent1"/>
        <w:left w:val="single" w:sz="4" w:space="10" w:color="797B7E" w:themeColor="accent1"/>
      </w:pBdr>
      <w:spacing w:after="0"/>
      <w:ind w:left="1296" w:right="1152"/>
      <w:jc w:val="both"/>
    </w:pPr>
    <w:rPr>
      <w:i/>
      <w:iCs/>
      <w:color w:val="797B7E" w:themeColor="accent1"/>
    </w:rPr>
  </w:style>
  <w:style w:type="character" w:customStyle="1" w:styleId="IntenseQuoteChar">
    <w:name w:val="Intense Quote Char"/>
    <w:basedOn w:val="DefaultParagraphFont"/>
    <w:link w:val="IntenseQuote"/>
    <w:uiPriority w:val="30"/>
    <w:rsid w:val="00780711"/>
    <w:rPr>
      <w:i/>
      <w:iCs/>
      <w:color w:val="797B7E" w:themeColor="accent1"/>
      <w:sz w:val="20"/>
      <w:szCs w:val="20"/>
    </w:rPr>
  </w:style>
  <w:style w:type="character" w:styleId="SubtleEmphasis">
    <w:name w:val="Subtle Emphasis"/>
    <w:uiPriority w:val="19"/>
    <w:qFormat/>
    <w:rsid w:val="00780711"/>
    <w:rPr>
      <w:i/>
      <w:iCs/>
      <w:color w:val="3C3D3E" w:themeColor="accent1" w:themeShade="7F"/>
    </w:rPr>
  </w:style>
  <w:style w:type="character" w:styleId="IntenseEmphasis">
    <w:name w:val="Intense Emphasis"/>
    <w:uiPriority w:val="21"/>
    <w:qFormat/>
    <w:rsid w:val="00780711"/>
    <w:rPr>
      <w:b/>
      <w:bCs/>
      <w:caps/>
      <w:color w:val="3C3D3E" w:themeColor="accent1" w:themeShade="7F"/>
      <w:spacing w:val="10"/>
    </w:rPr>
  </w:style>
  <w:style w:type="character" w:styleId="SubtleReference">
    <w:name w:val="Subtle Reference"/>
    <w:uiPriority w:val="31"/>
    <w:qFormat/>
    <w:rsid w:val="00780711"/>
    <w:rPr>
      <w:b/>
      <w:bCs/>
      <w:color w:val="797B7E" w:themeColor="accent1"/>
    </w:rPr>
  </w:style>
  <w:style w:type="character" w:styleId="IntenseReference">
    <w:name w:val="Intense Reference"/>
    <w:uiPriority w:val="32"/>
    <w:qFormat/>
    <w:rsid w:val="00780711"/>
    <w:rPr>
      <w:b/>
      <w:bCs/>
      <w:i/>
      <w:iCs/>
      <w:caps/>
      <w:color w:val="797B7E" w:themeColor="accent1"/>
    </w:rPr>
  </w:style>
  <w:style w:type="character" w:styleId="BookTitle">
    <w:name w:val="Book Title"/>
    <w:uiPriority w:val="33"/>
    <w:qFormat/>
    <w:rsid w:val="00780711"/>
    <w:rPr>
      <w:b/>
      <w:bCs/>
      <w:i/>
      <w:iCs/>
      <w:spacing w:val="9"/>
    </w:rPr>
  </w:style>
  <w:style w:type="paragraph" w:styleId="TOCHeading">
    <w:name w:val="TOC Heading"/>
    <w:basedOn w:val="Heading1"/>
    <w:next w:val="Normal"/>
    <w:uiPriority w:val="39"/>
    <w:unhideWhenUsed/>
    <w:qFormat/>
    <w:rsid w:val="00780711"/>
    <w:pPr>
      <w:outlineLvl w:val="9"/>
    </w:pPr>
    <w:rPr>
      <w:lang w:bidi="en-US"/>
    </w:rPr>
  </w:style>
  <w:style w:type="paragraph" w:styleId="Header">
    <w:name w:val="header"/>
    <w:basedOn w:val="Normal"/>
    <w:link w:val="HeaderChar"/>
    <w:uiPriority w:val="99"/>
    <w:unhideWhenUsed/>
    <w:rsid w:val="00B254D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254D1"/>
    <w:rPr>
      <w:sz w:val="20"/>
      <w:szCs w:val="20"/>
    </w:rPr>
  </w:style>
  <w:style w:type="paragraph" w:styleId="Footer">
    <w:name w:val="footer"/>
    <w:basedOn w:val="Normal"/>
    <w:link w:val="FooterChar"/>
    <w:uiPriority w:val="99"/>
    <w:unhideWhenUsed/>
    <w:rsid w:val="00B254D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254D1"/>
    <w:rPr>
      <w:sz w:val="20"/>
      <w:szCs w:val="20"/>
    </w:rPr>
  </w:style>
  <w:style w:type="paragraph" w:styleId="BalloonText">
    <w:name w:val="Balloon Text"/>
    <w:basedOn w:val="Normal"/>
    <w:link w:val="BalloonTextChar"/>
    <w:uiPriority w:val="99"/>
    <w:semiHidden/>
    <w:unhideWhenUsed/>
    <w:rsid w:val="00B254D1"/>
    <w:pPr>
      <w:spacing w:before="0" w:after="0" w:line="240" w:lineRule="auto"/>
    </w:pPr>
    <w:rPr>
      <w:rFonts w:cs="Tahoma"/>
      <w:sz w:val="16"/>
      <w:szCs w:val="16"/>
    </w:rPr>
  </w:style>
  <w:style w:type="character" w:customStyle="1" w:styleId="BalloonTextChar">
    <w:name w:val="Balloon Text Char"/>
    <w:basedOn w:val="DefaultParagraphFont"/>
    <w:link w:val="BalloonText"/>
    <w:uiPriority w:val="99"/>
    <w:semiHidden/>
    <w:rsid w:val="00B254D1"/>
    <w:rPr>
      <w:rFonts w:ascii="Tahoma" w:hAnsi="Tahoma" w:cs="Tahoma"/>
      <w:sz w:val="16"/>
      <w:szCs w:val="16"/>
    </w:rPr>
  </w:style>
  <w:style w:type="table" w:styleId="TableGrid">
    <w:name w:val="Table Grid"/>
    <w:basedOn w:val="TableNormal"/>
    <w:uiPriority w:val="59"/>
    <w:rsid w:val="0092244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Accent2">
    <w:name w:val="Medium Shading 1 Accent 2"/>
    <w:basedOn w:val="TableNormal"/>
    <w:uiPriority w:val="63"/>
    <w:rsid w:val="00922444"/>
    <w:pPr>
      <w:spacing w:before="0" w:after="0" w:line="240" w:lineRule="auto"/>
    </w:pPr>
    <w:tblPr>
      <w:tblStyleRowBandSize w:val="1"/>
      <w:tblStyleColBandSize w:val="1"/>
      <w:tblBorders>
        <w:top w:val="single" w:sz="8" w:space="0" w:color="FA8E54" w:themeColor="accent2" w:themeTint="BF"/>
        <w:left w:val="single" w:sz="8" w:space="0" w:color="FA8E54" w:themeColor="accent2" w:themeTint="BF"/>
        <w:bottom w:val="single" w:sz="8" w:space="0" w:color="FA8E54" w:themeColor="accent2" w:themeTint="BF"/>
        <w:right w:val="single" w:sz="8" w:space="0" w:color="FA8E54" w:themeColor="accent2" w:themeTint="BF"/>
        <w:insideH w:val="single" w:sz="8" w:space="0" w:color="FA8E54" w:themeColor="accent2" w:themeTint="BF"/>
      </w:tblBorders>
    </w:tblPr>
    <w:tblStylePr w:type="firstRow">
      <w:pPr>
        <w:spacing w:before="0" w:after="0" w:line="240" w:lineRule="auto"/>
      </w:pPr>
      <w:rPr>
        <w:b/>
        <w:bCs/>
        <w:color w:val="FFFFFF" w:themeColor="background1"/>
      </w:rPr>
      <w:tblPr/>
      <w:tcPr>
        <w:tcBorders>
          <w:top w:val="single" w:sz="8" w:space="0" w:color="FA8E54" w:themeColor="accent2" w:themeTint="BF"/>
          <w:left w:val="single" w:sz="8" w:space="0" w:color="FA8E54" w:themeColor="accent2" w:themeTint="BF"/>
          <w:bottom w:val="single" w:sz="8" w:space="0" w:color="FA8E54" w:themeColor="accent2" w:themeTint="BF"/>
          <w:right w:val="single" w:sz="8" w:space="0" w:color="FA8E54" w:themeColor="accent2" w:themeTint="BF"/>
          <w:insideH w:val="nil"/>
          <w:insideV w:val="nil"/>
        </w:tcBorders>
        <w:shd w:val="clear" w:color="auto" w:fill="F96A1B" w:themeFill="accent2"/>
      </w:tcPr>
    </w:tblStylePr>
    <w:tblStylePr w:type="lastRow">
      <w:pPr>
        <w:spacing w:before="0" w:after="0" w:line="240" w:lineRule="auto"/>
      </w:pPr>
      <w:rPr>
        <w:b/>
        <w:bCs/>
      </w:rPr>
      <w:tblPr/>
      <w:tcPr>
        <w:tcBorders>
          <w:top w:val="double" w:sz="6" w:space="0" w:color="FA8E54" w:themeColor="accent2" w:themeTint="BF"/>
          <w:left w:val="single" w:sz="8" w:space="0" w:color="FA8E54" w:themeColor="accent2" w:themeTint="BF"/>
          <w:bottom w:val="single" w:sz="8" w:space="0" w:color="FA8E54" w:themeColor="accent2" w:themeTint="BF"/>
          <w:right w:val="single" w:sz="8" w:space="0" w:color="FA8E5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DD9C6" w:themeFill="accent2" w:themeFillTint="3F"/>
      </w:tcPr>
    </w:tblStylePr>
    <w:tblStylePr w:type="band1Horz">
      <w:tblPr/>
      <w:tcPr>
        <w:tcBorders>
          <w:insideH w:val="nil"/>
          <w:insideV w:val="nil"/>
        </w:tcBorders>
        <w:shd w:val="clear" w:color="auto" w:fill="FDD9C6" w:themeFill="accent2" w:themeFillTint="3F"/>
      </w:tcPr>
    </w:tblStylePr>
    <w:tblStylePr w:type="band2Horz">
      <w:tblPr/>
      <w:tcPr>
        <w:tcBorders>
          <w:insideH w:val="nil"/>
          <w:insideV w:val="nil"/>
        </w:tcBorders>
      </w:tcPr>
    </w:tblStylePr>
  </w:style>
  <w:style w:type="table" w:customStyle="1" w:styleId="WhitePaperTables">
    <w:name w:val="WhitePaper Tables"/>
    <w:basedOn w:val="TableNormal"/>
    <w:uiPriority w:val="99"/>
    <w:rsid w:val="00922444"/>
    <w:pPr>
      <w:spacing w:before="0" w:after="0" w:line="240" w:lineRule="auto"/>
    </w:pPr>
    <w:tblPr>
      <w:tblStyleRowBandSize w:val="1"/>
      <w:jc w:val="center"/>
      <w:tblBorders>
        <w:top w:val="single" w:sz="18" w:space="0" w:color="04506C" w:themeColor="accent3" w:themeShade="80"/>
        <w:left w:val="single" w:sz="18" w:space="0" w:color="04506C" w:themeColor="accent3" w:themeShade="80"/>
        <w:bottom w:val="single" w:sz="18" w:space="0" w:color="04506C" w:themeColor="accent3" w:themeShade="80"/>
        <w:right w:val="single" w:sz="18" w:space="0" w:color="04506C" w:themeColor="accent3" w:themeShade="80"/>
        <w:insideH w:val="single" w:sz="6" w:space="0" w:color="04506C" w:themeColor="accent3" w:themeShade="80"/>
        <w:insideV w:val="single" w:sz="6" w:space="0" w:color="04506C" w:themeColor="accent3" w:themeShade="80"/>
      </w:tblBorders>
    </w:tblPr>
    <w:trPr>
      <w:jc w:val="center"/>
    </w:trPr>
    <w:tcPr>
      <w:shd w:val="clear" w:color="auto" w:fill="auto"/>
    </w:tcPr>
    <w:tblStylePr w:type="firstRow">
      <w:rPr>
        <w:b/>
        <w:color w:val="FFFFFF" w:themeColor="background1"/>
      </w:rPr>
      <w:tblPr/>
      <w:tcPr>
        <w:shd w:val="clear" w:color="auto" w:fill="3C526E" w:themeFill="accent6" w:themeFillShade="BF"/>
      </w:tcPr>
    </w:tblStylePr>
    <w:tblStylePr w:type="band1Horz">
      <w:tblPr/>
      <w:tcPr>
        <w:shd w:val="clear" w:color="auto" w:fill="DAE1EB" w:themeFill="accent6" w:themeFillTint="33"/>
      </w:tcPr>
    </w:tblStylePr>
  </w:style>
  <w:style w:type="table" w:customStyle="1" w:styleId="WhitePaperTables1">
    <w:name w:val="WhitePaper Tables 1"/>
    <w:basedOn w:val="WhitePaperTables"/>
    <w:uiPriority w:val="99"/>
    <w:rsid w:val="00AD540A"/>
    <w:rPr>
      <w:rFonts w:ascii="Tahoma" w:hAnsi="Tahoma"/>
    </w:rPr>
    <w:tblPr>
      <w:tblBorders>
        <w:top w:val="single" w:sz="24" w:space="0" w:color="005A9E"/>
        <w:left w:val="single" w:sz="24" w:space="0" w:color="005A9E"/>
        <w:bottom w:val="single" w:sz="24" w:space="0" w:color="005A9E"/>
        <w:right w:val="single" w:sz="24" w:space="0" w:color="005A9E"/>
        <w:insideH w:val="single" w:sz="6" w:space="0" w:color="005A9E"/>
        <w:insideV w:val="single" w:sz="6" w:space="0" w:color="005A9E"/>
      </w:tblBorders>
    </w:tblPr>
    <w:trPr>
      <w:cantSplit/>
    </w:trPr>
    <w:tcPr>
      <w:shd w:val="clear" w:color="auto" w:fill="auto"/>
    </w:tcPr>
    <w:tblStylePr w:type="firstRow">
      <w:rPr>
        <w:b/>
        <w:color w:val="FFFFFF" w:themeColor="background1"/>
      </w:rPr>
      <w:tblPr/>
      <w:tcPr>
        <w:shd w:val="clear" w:color="auto" w:fill="005A9E"/>
      </w:tcPr>
    </w:tblStylePr>
    <w:tblStylePr w:type="band1Horz">
      <w:tblPr/>
      <w:tcPr>
        <w:shd w:val="clear" w:color="auto" w:fill="D9D9D9" w:themeFill="background1" w:themeFillShade="D9"/>
      </w:tcPr>
    </w:tblStylePr>
  </w:style>
  <w:style w:type="paragraph" w:styleId="TOC1">
    <w:name w:val="toc 1"/>
    <w:basedOn w:val="Normal"/>
    <w:next w:val="Normal"/>
    <w:autoRedefine/>
    <w:uiPriority w:val="39"/>
    <w:unhideWhenUsed/>
    <w:qFormat/>
    <w:rsid w:val="008E3CCC"/>
    <w:pPr>
      <w:spacing w:after="100"/>
    </w:pPr>
  </w:style>
  <w:style w:type="paragraph" w:styleId="TOC2">
    <w:name w:val="toc 2"/>
    <w:basedOn w:val="Normal"/>
    <w:next w:val="Normal"/>
    <w:autoRedefine/>
    <w:uiPriority w:val="39"/>
    <w:unhideWhenUsed/>
    <w:qFormat/>
    <w:rsid w:val="00882A58"/>
    <w:pPr>
      <w:tabs>
        <w:tab w:val="right" w:leader="dot" w:pos="9350"/>
      </w:tabs>
      <w:spacing w:after="100" w:line="240" w:lineRule="auto"/>
      <w:ind w:left="216"/>
    </w:pPr>
  </w:style>
  <w:style w:type="paragraph" w:styleId="TOC3">
    <w:name w:val="toc 3"/>
    <w:basedOn w:val="Normal"/>
    <w:next w:val="Normal"/>
    <w:autoRedefine/>
    <w:uiPriority w:val="39"/>
    <w:unhideWhenUsed/>
    <w:qFormat/>
    <w:rsid w:val="008E3CCC"/>
    <w:pPr>
      <w:spacing w:after="100"/>
      <w:ind w:left="440"/>
    </w:pPr>
  </w:style>
  <w:style w:type="character" w:styleId="Hyperlink">
    <w:name w:val="Hyperlink"/>
    <w:basedOn w:val="DefaultParagraphFont"/>
    <w:uiPriority w:val="99"/>
    <w:unhideWhenUsed/>
    <w:rsid w:val="008E3CCC"/>
    <w:rPr>
      <w:color w:val="5F5F5F" w:themeColor="hyperlink"/>
      <w:u w:val="single"/>
    </w:rPr>
  </w:style>
  <w:style w:type="paragraph" w:customStyle="1" w:styleId="Requirement">
    <w:name w:val="Requirement"/>
    <w:basedOn w:val="Normal"/>
    <w:link w:val="RequirementChar"/>
    <w:qFormat/>
    <w:rsid w:val="008A16B0"/>
    <w:pPr>
      <w:ind w:left="360"/>
    </w:pPr>
  </w:style>
  <w:style w:type="paragraph" w:customStyle="1" w:styleId="UseCaseTitle">
    <w:name w:val="Use Case Title"/>
    <w:basedOn w:val="Normal"/>
    <w:link w:val="UseCaseTitleChar"/>
    <w:qFormat/>
    <w:rsid w:val="0055350D"/>
    <w:rPr>
      <w:b/>
    </w:rPr>
  </w:style>
  <w:style w:type="character" w:customStyle="1" w:styleId="UseCaseTitleChar">
    <w:name w:val="Use Case Title Char"/>
    <w:basedOn w:val="DefaultParagraphFont"/>
    <w:link w:val="UseCaseTitle"/>
    <w:rsid w:val="0055350D"/>
    <w:rPr>
      <w:rFonts w:ascii="Tahoma" w:hAnsi="Tahoma"/>
      <w:b/>
      <w:szCs w:val="20"/>
    </w:rPr>
  </w:style>
  <w:style w:type="character" w:customStyle="1" w:styleId="Link">
    <w:name w:val="Link"/>
    <w:basedOn w:val="DefaultParagraphFont"/>
    <w:rsid w:val="00EA588F"/>
    <w:rPr>
      <w:color w:val="797B7E" w:themeColor="accent1"/>
    </w:rPr>
  </w:style>
  <w:style w:type="paragraph" w:customStyle="1" w:styleId="DefinitionTerm">
    <w:name w:val="Definition Term"/>
    <w:basedOn w:val="Normal"/>
    <w:next w:val="Definition"/>
    <w:rsid w:val="00EA588F"/>
    <w:pPr>
      <w:keepNext/>
      <w:keepLines/>
      <w:spacing w:before="180" w:after="0" w:line="240" w:lineRule="auto"/>
    </w:pPr>
    <w:rPr>
      <w:rFonts w:asciiTheme="minorHAnsi" w:eastAsiaTheme="minorHAnsi" w:hAnsiTheme="minorHAnsi"/>
      <w:b/>
      <w:sz w:val="24"/>
      <w:szCs w:val="24"/>
    </w:rPr>
  </w:style>
  <w:style w:type="paragraph" w:customStyle="1" w:styleId="Definition">
    <w:name w:val="Definition"/>
    <w:basedOn w:val="Normal"/>
    <w:rsid w:val="00EA588F"/>
    <w:pPr>
      <w:spacing w:before="180" w:after="180" w:line="240" w:lineRule="auto"/>
    </w:pPr>
    <w:rPr>
      <w:rFonts w:asciiTheme="minorHAnsi" w:eastAsiaTheme="minorHAnsi" w:hAnsiTheme="minorHAnsi"/>
      <w:sz w:val="24"/>
      <w:szCs w:val="24"/>
    </w:rPr>
  </w:style>
  <w:style w:type="paragraph" w:customStyle="1" w:styleId="Compact">
    <w:name w:val="Compact"/>
    <w:basedOn w:val="Normal"/>
    <w:rsid w:val="00EA588F"/>
    <w:pPr>
      <w:spacing w:before="36" w:after="36" w:line="240" w:lineRule="auto"/>
    </w:pPr>
    <w:rPr>
      <w:rFonts w:asciiTheme="minorHAnsi" w:eastAsiaTheme="minorHAnsi" w:hAnsiTheme="minorHAnsi"/>
      <w:sz w:val="24"/>
      <w:szCs w:val="24"/>
    </w:rPr>
  </w:style>
  <w:style w:type="paragraph" w:customStyle="1" w:styleId="RequirementNumber">
    <w:name w:val="Requirement Number"/>
    <w:basedOn w:val="Normal"/>
    <w:link w:val="RequirementNumberChar"/>
    <w:qFormat/>
    <w:rsid w:val="00B33C7B"/>
    <w:rPr>
      <w:b/>
      <w:szCs w:val="24"/>
    </w:rPr>
  </w:style>
  <w:style w:type="paragraph" w:customStyle="1" w:styleId="Code">
    <w:name w:val="Code"/>
    <w:basedOn w:val="Normal"/>
    <w:link w:val="CodeChar"/>
    <w:qFormat/>
    <w:rsid w:val="00A447ED"/>
    <w:pPr>
      <w:shd w:val="clear" w:color="auto" w:fill="D9D9D9" w:themeFill="background1" w:themeFillShade="D9"/>
      <w:spacing w:line="240" w:lineRule="auto"/>
    </w:pPr>
    <w:rPr>
      <w:rFonts w:ascii="Consolas" w:hAnsi="Consolas" w:cs="Consolas"/>
    </w:rPr>
  </w:style>
  <w:style w:type="character" w:customStyle="1" w:styleId="RequirementNumberChar">
    <w:name w:val="Requirement Number Char"/>
    <w:basedOn w:val="DefaultParagraphFont"/>
    <w:link w:val="RequirementNumber"/>
    <w:rsid w:val="00B33C7B"/>
    <w:rPr>
      <w:rFonts w:ascii="Tahoma" w:hAnsi="Tahoma"/>
      <w:b/>
      <w:szCs w:val="24"/>
    </w:rPr>
  </w:style>
  <w:style w:type="character" w:customStyle="1" w:styleId="CodeChar">
    <w:name w:val="Code Char"/>
    <w:basedOn w:val="DefaultParagraphFont"/>
    <w:link w:val="Code"/>
    <w:rsid w:val="00A447ED"/>
    <w:rPr>
      <w:rFonts w:ascii="Consolas" w:hAnsi="Consolas" w:cs="Consolas"/>
      <w:szCs w:val="20"/>
      <w:shd w:val="clear" w:color="auto" w:fill="D9D9D9" w:themeFill="background1" w:themeFillShade="D9"/>
    </w:rPr>
  </w:style>
  <w:style w:type="paragraph" w:customStyle="1" w:styleId="Note">
    <w:name w:val="Note"/>
    <w:basedOn w:val="Requirement"/>
    <w:link w:val="NoteChar"/>
    <w:qFormat/>
    <w:rsid w:val="00B56593"/>
    <w:pPr>
      <w:ind w:left="720" w:hanging="360"/>
    </w:pPr>
  </w:style>
  <w:style w:type="character" w:customStyle="1" w:styleId="RequirementChar">
    <w:name w:val="Requirement Char"/>
    <w:basedOn w:val="DefaultParagraphFont"/>
    <w:link w:val="Requirement"/>
    <w:rsid w:val="008A16B0"/>
    <w:rPr>
      <w:rFonts w:ascii="Tahoma" w:hAnsi="Tahoma"/>
      <w:szCs w:val="20"/>
    </w:rPr>
  </w:style>
  <w:style w:type="character" w:customStyle="1" w:styleId="NoteChar">
    <w:name w:val="Note Char"/>
    <w:basedOn w:val="RequirementChar"/>
    <w:link w:val="Note"/>
    <w:rsid w:val="00B56593"/>
    <w:rPr>
      <w:rFonts w:ascii="Tahoma" w:hAnsi="Tahoma"/>
      <w:szCs w:val="20"/>
    </w:rPr>
  </w:style>
  <w:style w:type="paragraph" w:customStyle="1" w:styleId="TableofContents">
    <w:name w:val="Table of Contents"/>
    <w:basedOn w:val="Normal"/>
    <w:link w:val="TableofContentsChar"/>
    <w:qFormat/>
    <w:rsid w:val="003D3B3B"/>
    <w:pPr>
      <w:pBdr>
        <w:top w:val="single" w:sz="24" w:space="1" w:color="0070C0" w:shadow="1"/>
        <w:left w:val="single" w:sz="24" w:space="4" w:color="0070C0" w:shadow="1"/>
        <w:bottom w:val="single" w:sz="24" w:space="1" w:color="0070C0" w:shadow="1"/>
        <w:right w:val="single" w:sz="24" w:space="4" w:color="0070C0" w:shadow="1"/>
      </w:pBdr>
      <w:shd w:val="clear" w:color="auto" w:fill="0070C0"/>
    </w:pPr>
    <w:rPr>
      <w:bCs/>
      <w:color w:val="FFFFFF" w:themeColor="background1"/>
      <w:sz w:val="48"/>
    </w:rPr>
  </w:style>
  <w:style w:type="table" w:customStyle="1" w:styleId="FrontCoverTables">
    <w:name w:val="Front Cover Tables"/>
    <w:basedOn w:val="WhitePaperTables1"/>
    <w:uiPriority w:val="99"/>
    <w:rsid w:val="009D3530"/>
    <w:tblPr>
      <w:tblBorders>
        <w:top w:val="single" w:sz="24" w:space="0" w:color="0070C0"/>
        <w:left w:val="single" w:sz="24" w:space="0" w:color="0070C0"/>
        <w:bottom w:val="single" w:sz="24" w:space="0" w:color="0070C0"/>
        <w:right w:val="single" w:sz="24" w:space="0" w:color="0070C0"/>
        <w:insideH w:val="single" w:sz="6" w:space="0" w:color="0070C0"/>
        <w:insideV w:val="single" w:sz="6" w:space="0" w:color="0070C0"/>
      </w:tblBorders>
    </w:tblPr>
    <w:tcPr>
      <w:shd w:val="clear" w:color="auto" w:fill="auto"/>
    </w:tcPr>
    <w:tblStylePr w:type="firstRow">
      <w:pPr>
        <w:jc w:val="left"/>
      </w:pPr>
      <w:rPr>
        <w:b w:val="0"/>
        <w:color w:val="FFFFFF" w:themeColor="background1"/>
      </w:rPr>
      <w:tblPr/>
      <w:tcPr>
        <w:shd w:val="clear" w:color="auto" w:fill="0070C0"/>
      </w:tcPr>
    </w:tblStylePr>
    <w:tblStylePr w:type="firstCol">
      <w:rPr>
        <w:b/>
        <w:color w:val="FFFFFF" w:themeColor="background1"/>
      </w:rPr>
      <w:tblPr/>
      <w:tcPr>
        <w:shd w:val="clear" w:color="auto" w:fill="0070C0"/>
      </w:tcPr>
    </w:tblStylePr>
    <w:tblStylePr w:type="band1Horz">
      <w:tblPr/>
      <w:tcPr>
        <w:shd w:val="clear" w:color="auto" w:fill="D9D9D9" w:themeFill="background1" w:themeFillShade="D9"/>
      </w:tcPr>
    </w:tblStylePr>
    <w:tblStylePr w:type="nwCell">
      <w:rPr>
        <w:b/>
        <w:color w:val="FFFFFF" w:themeColor="background1"/>
      </w:rPr>
    </w:tblStylePr>
  </w:style>
  <w:style w:type="character" w:customStyle="1" w:styleId="TableofContentsChar">
    <w:name w:val="Table of Contents Char"/>
    <w:basedOn w:val="DefaultParagraphFont"/>
    <w:link w:val="TableofContents"/>
    <w:rsid w:val="003D3B3B"/>
    <w:rPr>
      <w:rFonts w:ascii="Tahoma" w:hAnsi="Tahoma"/>
      <w:bCs/>
      <w:color w:val="FFFFFF" w:themeColor="background1"/>
      <w:sz w:val="48"/>
      <w:szCs w:val="20"/>
      <w:shd w:val="clear" w:color="auto" w:fill="0070C0"/>
    </w:rPr>
  </w:style>
  <w:style w:type="numbering" w:customStyle="1" w:styleId="Style1">
    <w:name w:val="Style1"/>
    <w:uiPriority w:val="99"/>
    <w:rsid w:val="00D2300E"/>
    <w:pPr>
      <w:numPr>
        <w:numId w:val="2"/>
      </w:numPr>
    </w:pPr>
  </w:style>
  <w:style w:type="paragraph" w:styleId="TableofFigures">
    <w:name w:val="table of figures"/>
    <w:basedOn w:val="Normal"/>
    <w:next w:val="Normal"/>
    <w:uiPriority w:val="99"/>
    <w:unhideWhenUsed/>
    <w:rsid w:val="00830444"/>
    <w:pPr>
      <w:spacing w:after="0"/>
    </w:pPr>
  </w:style>
  <w:style w:type="paragraph" w:customStyle="1" w:styleId="InsideCoverHeading">
    <w:name w:val="Inside Cover Heading"/>
    <w:basedOn w:val="TableofContents"/>
    <w:link w:val="InsideCoverHeadingChar"/>
    <w:qFormat/>
    <w:rsid w:val="009A7605"/>
    <w:rPr>
      <w:sz w:val="36"/>
      <w:szCs w:val="36"/>
    </w:rPr>
  </w:style>
  <w:style w:type="character" w:customStyle="1" w:styleId="InsideCoverHeadingChar">
    <w:name w:val="Inside Cover Heading Char"/>
    <w:basedOn w:val="TableofContentsChar"/>
    <w:link w:val="InsideCoverHeading"/>
    <w:rsid w:val="009A7605"/>
    <w:rPr>
      <w:rFonts w:ascii="Tahoma" w:hAnsi="Tahoma"/>
      <w:bCs/>
      <w:color w:val="FFFFFF" w:themeColor="background1"/>
      <w:sz w:val="36"/>
      <w:szCs w:val="36"/>
      <w:shd w:val="clear" w:color="auto" w:fill="0070C0"/>
    </w:rPr>
  </w:style>
  <w:style w:type="character" w:customStyle="1" w:styleId="ListParagraphChar">
    <w:name w:val="List Paragraph Char"/>
    <w:basedOn w:val="DefaultParagraphFont"/>
    <w:link w:val="ListParagraph"/>
    <w:uiPriority w:val="34"/>
    <w:rsid w:val="00DE1B7A"/>
    <w:rPr>
      <w:rFonts w:ascii="Tahoma" w:hAnsi="Tahoma"/>
      <w:szCs w:val="20"/>
    </w:rPr>
  </w:style>
  <w:style w:type="character" w:styleId="CommentReference">
    <w:name w:val="annotation reference"/>
    <w:basedOn w:val="DefaultParagraphFont"/>
    <w:uiPriority w:val="99"/>
    <w:semiHidden/>
    <w:unhideWhenUsed/>
    <w:rsid w:val="000B332E"/>
    <w:rPr>
      <w:sz w:val="16"/>
      <w:szCs w:val="16"/>
    </w:rPr>
  </w:style>
  <w:style w:type="paragraph" w:styleId="CommentText">
    <w:name w:val="annotation text"/>
    <w:basedOn w:val="Normal"/>
    <w:link w:val="CommentTextChar"/>
    <w:uiPriority w:val="99"/>
    <w:semiHidden/>
    <w:unhideWhenUsed/>
    <w:rsid w:val="000B332E"/>
    <w:pPr>
      <w:spacing w:line="240" w:lineRule="auto"/>
    </w:pPr>
    <w:rPr>
      <w:sz w:val="20"/>
    </w:rPr>
  </w:style>
  <w:style w:type="character" w:customStyle="1" w:styleId="CommentTextChar">
    <w:name w:val="Comment Text Char"/>
    <w:basedOn w:val="DefaultParagraphFont"/>
    <w:link w:val="CommentText"/>
    <w:uiPriority w:val="99"/>
    <w:semiHidden/>
    <w:rsid w:val="000B332E"/>
    <w:rPr>
      <w:rFonts w:ascii="Tahoma" w:hAnsi="Tahoma"/>
      <w:sz w:val="20"/>
      <w:szCs w:val="20"/>
    </w:rPr>
  </w:style>
  <w:style w:type="paragraph" w:styleId="CommentSubject">
    <w:name w:val="annotation subject"/>
    <w:basedOn w:val="CommentText"/>
    <w:next w:val="CommentText"/>
    <w:link w:val="CommentSubjectChar"/>
    <w:uiPriority w:val="99"/>
    <w:semiHidden/>
    <w:unhideWhenUsed/>
    <w:rsid w:val="000B332E"/>
    <w:rPr>
      <w:b/>
      <w:bCs/>
    </w:rPr>
  </w:style>
  <w:style w:type="character" w:customStyle="1" w:styleId="CommentSubjectChar">
    <w:name w:val="Comment Subject Char"/>
    <w:basedOn w:val="CommentTextChar"/>
    <w:link w:val="CommentSubject"/>
    <w:uiPriority w:val="99"/>
    <w:semiHidden/>
    <w:rsid w:val="000B332E"/>
    <w:rPr>
      <w:rFonts w:ascii="Tahoma" w:hAnsi="Tahoma"/>
      <w:b/>
      <w:bCs/>
      <w:sz w:val="20"/>
      <w:szCs w:val="20"/>
    </w:rPr>
  </w:style>
  <w:style w:type="paragraph" w:customStyle="1" w:styleId="paragraph">
    <w:name w:val="paragraph"/>
    <w:basedOn w:val="Normal"/>
    <w:uiPriority w:val="99"/>
    <w:rsid w:val="000B332E"/>
    <w:pPr>
      <w:spacing w:before="80" w:after="80" w:line="240" w:lineRule="auto"/>
    </w:pPr>
    <w:rPr>
      <w:rFonts w:ascii="Arial" w:eastAsia="Times New Roman" w:hAnsi="Arial" w:cs="Times New Roman"/>
      <w:sz w:val="24"/>
    </w:rPr>
  </w:style>
  <w:style w:type="paragraph" w:customStyle="1" w:styleId="SpecPara">
    <w:name w:val="SpecPara"/>
    <w:basedOn w:val="Normal"/>
    <w:uiPriority w:val="99"/>
    <w:rsid w:val="000B332E"/>
    <w:pPr>
      <w:keepNext/>
      <w:numPr>
        <w:ilvl w:val="2"/>
        <w:numId w:val="24"/>
      </w:numPr>
      <w:spacing w:before="120" w:after="120" w:line="240" w:lineRule="auto"/>
      <w:jc w:val="both"/>
      <w:outlineLvl w:val="2"/>
    </w:pPr>
    <w:rPr>
      <w:rFonts w:ascii="Arial" w:eastAsia="Times New Roman" w:hAnsi="Arial" w:cs="Times New Roman"/>
      <w:sz w:val="24"/>
    </w:rPr>
  </w:style>
  <w:style w:type="table" w:customStyle="1" w:styleId="RequirementsTable1">
    <w:name w:val="Requirements Table 1"/>
    <w:basedOn w:val="TableNormal"/>
    <w:uiPriority w:val="99"/>
    <w:rsid w:val="00D474BF"/>
    <w:pPr>
      <w:spacing w:before="0" w:after="0" w:line="240" w:lineRule="auto"/>
    </w:pPr>
    <w:rPr>
      <w:rFonts w:ascii="Tahoma" w:hAnsi="Tahoma"/>
    </w:rPr>
    <w:tblPr>
      <w:tblStyleRowBandSize w:val="1"/>
      <w:tblBorders>
        <w:top w:val="single" w:sz="24" w:space="0" w:color="005A9E"/>
        <w:left w:val="single" w:sz="24" w:space="0" w:color="005A9E"/>
        <w:bottom w:val="single" w:sz="24" w:space="0" w:color="005A9E"/>
        <w:right w:val="single" w:sz="24" w:space="0" w:color="005A9E"/>
        <w:insideH w:val="single" w:sz="6" w:space="0" w:color="005A9E"/>
        <w:insideV w:val="single" w:sz="6" w:space="0" w:color="005A9E"/>
      </w:tblBorders>
    </w:tblPr>
    <w:tblStylePr w:type="firstRow">
      <w:rPr>
        <w:b/>
        <w:color w:val="FFFFFF" w:themeColor="background1"/>
      </w:rPr>
      <w:tblPr/>
      <w:tcPr>
        <w:shd w:val="clear" w:color="auto" w:fill="005A9E"/>
      </w:tcPr>
    </w:tblStylePr>
    <w:tblStylePr w:type="band1Horz">
      <w:tblPr/>
      <w:tcPr>
        <w:shd w:val="clear" w:color="auto" w:fill="D9D9D9" w:themeFill="background1" w:themeFillShade="D9"/>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33CB"/>
    <w:rPr>
      <w:rFonts w:ascii="Tahoma" w:hAnsi="Tahoma"/>
      <w:szCs w:val="20"/>
    </w:rPr>
  </w:style>
  <w:style w:type="paragraph" w:styleId="Heading1">
    <w:name w:val="heading 1"/>
    <w:basedOn w:val="Normal"/>
    <w:next w:val="Normal"/>
    <w:link w:val="Heading1Char"/>
    <w:uiPriority w:val="9"/>
    <w:qFormat/>
    <w:rsid w:val="00CA1F5E"/>
    <w:pPr>
      <w:keepNext/>
      <w:numPr>
        <w:numId w:val="1"/>
      </w:numPr>
      <w:pBdr>
        <w:top w:val="single" w:sz="24" w:space="0" w:color="0070C0" w:shadow="1"/>
        <w:left w:val="single" w:sz="24" w:space="0" w:color="0070C0" w:shadow="1"/>
        <w:bottom w:val="single" w:sz="24" w:space="0" w:color="0070C0" w:shadow="1"/>
        <w:right w:val="single" w:sz="24" w:space="0" w:color="0070C0" w:shadow="1"/>
      </w:pBdr>
      <w:shd w:val="clear" w:color="auto" w:fill="0070C0"/>
      <w:spacing w:after="0"/>
      <w:outlineLvl w:val="0"/>
    </w:pPr>
    <w:rPr>
      <w:bCs/>
      <w:color w:val="FFFFFF" w:themeColor="background1"/>
      <w:spacing w:val="15"/>
      <w:sz w:val="40"/>
      <w:szCs w:val="22"/>
    </w:rPr>
  </w:style>
  <w:style w:type="paragraph" w:styleId="Heading2">
    <w:name w:val="heading 2"/>
    <w:basedOn w:val="Normal"/>
    <w:next w:val="Normal"/>
    <w:link w:val="Heading2Char"/>
    <w:uiPriority w:val="9"/>
    <w:unhideWhenUsed/>
    <w:qFormat/>
    <w:rsid w:val="00CA1F5E"/>
    <w:pPr>
      <w:keepNext/>
      <w:numPr>
        <w:ilvl w:val="1"/>
        <w:numId w:val="1"/>
      </w:numPr>
      <w:pBdr>
        <w:top w:val="single" w:sz="24" w:space="0" w:color="808080" w:themeColor="background1" w:themeShade="80" w:shadow="1"/>
        <w:left w:val="single" w:sz="24" w:space="0" w:color="808080" w:themeColor="background1" w:themeShade="80" w:shadow="1"/>
        <w:bottom w:val="single" w:sz="24" w:space="0" w:color="808080" w:themeColor="background1" w:themeShade="80" w:shadow="1"/>
        <w:right w:val="single" w:sz="24" w:space="0" w:color="808080" w:themeColor="background1" w:themeShade="80" w:shadow="1"/>
      </w:pBdr>
      <w:shd w:val="clear" w:color="auto" w:fill="808080" w:themeFill="background1" w:themeFillShade="80"/>
      <w:spacing w:after="0"/>
      <w:outlineLvl w:val="1"/>
    </w:pPr>
    <w:rPr>
      <w:color w:val="FFFFFF" w:themeColor="background1"/>
      <w:spacing w:val="15"/>
      <w:sz w:val="28"/>
      <w:szCs w:val="22"/>
    </w:rPr>
  </w:style>
  <w:style w:type="paragraph" w:styleId="Heading3">
    <w:name w:val="heading 3"/>
    <w:basedOn w:val="Normal"/>
    <w:next w:val="Normal"/>
    <w:link w:val="Heading3Char"/>
    <w:uiPriority w:val="9"/>
    <w:unhideWhenUsed/>
    <w:qFormat/>
    <w:rsid w:val="00CC160A"/>
    <w:pPr>
      <w:keepNext/>
      <w:numPr>
        <w:ilvl w:val="2"/>
        <w:numId w:val="1"/>
      </w:numPr>
      <w:pBdr>
        <w:top w:val="single" w:sz="8" w:space="2" w:color="04506C" w:themeColor="accent3" w:themeShade="80"/>
        <w:left w:val="single" w:sz="8" w:space="2" w:color="04506C" w:themeColor="accent3" w:themeShade="80"/>
      </w:pBdr>
      <w:spacing w:before="300" w:after="0"/>
      <w:outlineLvl w:val="2"/>
    </w:pPr>
    <w:rPr>
      <w:spacing w:val="15"/>
      <w:sz w:val="24"/>
      <w:szCs w:val="22"/>
    </w:rPr>
  </w:style>
  <w:style w:type="paragraph" w:styleId="Heading4">
    <w:name w:val="heading 4"/>
    <w:basedOn w:val="Normal"/>
    <w:next w:val="Normal"/>
    <w:link w:val="Heading4Char"/>
    <w:uiPriority w:val="9"/>
    <w:unhideWhenUsed/>
    <w:qFormat/>
    <w:rsid w:val="00CA1F5E"/>
    <w:pPr>
      <w:keepNext/>
      <w:numPr>
        <w:ilvl w:val="3"/>
        <w:numId w:val="1"/>
      </w:numPr>
      <w:pBdr>
        <w:top w:val="dotted" w:sz="6" w:space="2" w:color="797B7E" w:themeColor="accent1"/>
        <w:left w:val="dotted" w:sz="6" w:space="2" w:color="797B7E" w:themeColor="accent1"/>
      </w:pBdr>
      <w:spacing w:before="300" w:after="0"/>
      <w:outlineLvl w:val="3"/>
    </w:pPr>
    <w:rPr>
      <w:color w:val="5A5C5E" w:themeColor="accent1" w:themeShade="BF"/>
      <w:spacing w:val="10"/>
      <w:sz w:val="24"/>
      <w:szCs w:val="22"/>
    </w:rPr>
  </w:style>
  <w:style w:type="paragraph" w:styleId="Heading5">
    <w:name w:val="heading 5"/>
    <w:basedOn w:val="Normal"/>
    <w:next w:val="Normal"/>
    <w:link w:val="Heading5Char"/>
    <w:uiPriority w:val="9"/>
    <w:semiHidden/>
    <w:unhideWhenUsed/>
    <w:qFormat/>
    <w:rsid w:val="00B42962"/>
    <w:pPr>
      <w:numPr>
        <w:ilvl w:val="4"/>
        <w:numId w:val="1"/>
      </w:numPr>
      <w:pBdr>
        <w:bottom w:val="single" w:sz="6" w:space="1" w:color="797B7E" w:themeColor="accent1"/>
      </w:pBdr>
      <w:spacing w:before="300" w:after="0"/>
      <w:outlineLvl w:val="4"/>
    </w:pPr>
    <w:rPr>
      <w:color w:val="5A5C5E" w:themeColor="accent1" w:themeShade="BF"/>
      <w:spacing w:val="10"/>
      <w:szCs w:val="22"/>
    </w:rPr>
  </w:style>
  <w:style w:type="paragraph" w:styleId="Heading6">
    <w:name w:val="heading 6"/>
    <w:basedOn w:val="Normal"/>
    <w:next w:val="Normal"/>
    <w:link w:val="Heading6Char"/>
    <w:uiPriority w:val="9"/>
    <w:semiHidden/>
    <w:unhideWhenUsed/>
    <w:qFormat/>
    <w:rsid w:val="00780711"/>
    <w:pPr>
      <w:numPr>
        <w:ilvl w:val="5"/>
        <w:numId w:val="1"/>
      </w:numPr>
      <w:pBdr>
        <w:bottom w:val="dotted" w:sz="6" w:space="1" w:color="797B7E" w:themeColor="accent1"/>
      </w:pBdr>
      <w:spacing w:before="300" w:after="0"/>
      <w:outlineLvl w:val="5"/>
    </w:pPr>
    <w:rPr>
      <w:caps/>
      <w:color w:val="5A5C5E" w:themeColor="accent1" w:themeShade="BF"/>
      <w:spacing w:val="10"/>
      <w:szCs w:val="22"/>
    </w:rPr>
  </w:style>
  <w:style w:type="paragraph" w:styleId="Heading7">
    <w:name w:val="heading 7"/>
    <w:basedOn w:val="Normal"/>
    <w:next w:val="Normal"/>
    <w:link w:val="Heading7Char"/>
    <w:uiPriority w:val="9"/>
    <w:semiHidden/>
    <w:unhideWhenUsed/>
    <w:qFormat/>
    <w:rsid w:val="00780711"/>
    <w:pPr>
      <w:numPr>
        <w:ilvl w:val="6"/>
        <w:numId w:val="1"/>
      </w:numPr>
      <w:spacing w:before="300" w:after="0"/>
      <w:outlineLvl w:val="6"/>
    </w:pPr>
    <w:rPr>
      <w:caps/>
      <w:color w:val="5A5C5E" w:themeColor="accent1" w:themeShade="BF"/>
      <w:spacing w:val="10"/>
      <w:szCs w:val="22"/>
    </w:rPr>
  </w:style>
  <w:style w:type="paragraph" w:styleId="Heading8">
    <w:name w:val="heading 8"/>
    <w:basedOn w:val="Normal"/>
    <w:next w:val="Normal"/>
    <w:link w:val="Heading8Char"/>
    <w:uiPriority w:val="9"/>
    <w:semiHidden/>
    <w:unhideWhenUsed/>
    <w:qFormat/>
    <w:rsid w:val="00780711"/>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80711"/>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780711"/>
    <w:pPr>
      <w:spacing w:before="0" w:after="0" w:line="240" w:lineRule="auto"/>
    </w:pPr>
  </w:style>
  <w:style w:type="character" w:customStyle="1" w:styleId="Heading1Char">
    <w:name w:val="Heading 1 Char"/>
    <w:basedOn w:val="DefaultParagraphFont"/>
    <w:link w:val="Heading1"/>
    <w:uiPriority w:val="9"/>
    <w:rsid w:val="00CA1F5E"/>
    <w:rPr>
      <w:rFonts w:ascii="Tahoma" w:hAnsi="Tahoma"/>
      <w:bCs/>
      <w:color w:val="FFFFFF" w:themeColor="background1"/>
      <w:spacing w:val="15"/>
      <w:sz w:val="40"/>
      <w:shd w:val="clear" w:color="auto" w:fill="0070C0"/>
    </w:rPr>
  </w:style>
  <w:style w:type="character" w:customStyle="1" w:styleId="Heading2Char">
    <w:name w:val="Heading 2 Char"/>
    <w:basedOn w:val="DefaultParagraphFont"/>
    <w:link w:val="Heading2"/>
    <w:uiPriority w:val="9"/>
    <w:rsid w:val="00CA1F5E"/>
    <w:rPr>
      <w:rFonts w:ascii="Tahoma" w:hAnsi="Tahoma"/>
      <w:color w:val="FFFFFF" w:themeColor="background1"/>
      <w:spacing w:val="15"/>
      <w:sz w:val="28"/>
      <w:shd w:val="clear" w:color="auto" w:fill="808080" w:themeFill="background1" w:themeFillShade="80"/>
    </w:rPr>
  </w:style>
  <w:style w:type="character" w:customStyle="1" w:styleId="Heading3Char">
    <w:name w:val="Heading 3 Char"/>
    <w:basedOn w:val="DefaultParagraphFont"/>
    <w:link w:val="Heading3"/>
    <w:uiPriority w:val="9"/>
    <w:rsid w:val="00CC160A"/>
    <w:rPr>
      <w:rFonts w:ascii="Tahoma" w:hAnsi="Tahoma"/>
      <w:spacing w:val="15"/>
      <w:sz w:val="24"/>
    </w:rPr>
  </w:style>
  <w:style w:type="character" w:customStyle="1" w:styleId="Heading4Char">
    <w:name w:val="Heading 4 Char"/>
    <w:basedOn w:val="DefaultParagraphFont"/>
    <w:link w:val="Heading4"/>
    <w:uiPriority w:val="9"/>
    <w:rsid w:val="00CA1F5E"/>
    <w:rPr>
      <w:rFonts w:ascii="Tahoma" w:hAnsi="Tahoma"/>
      <w:color w:val="5A5C5E" w:themeColor="accent1" w:themeShade="BF"/>
      <w:spacing w:val="10"/>
      <w:sz w:val="24"/>
    </w:rPr>
  </w:style>
  <w:style w:type="character" w:customStyle="1" w:styleId="Heading5Char">
    <w:name w:val="Heading 5 Char"/>
    <w:basedOn w:val="DefaultParagraphFont"/>
    <w:link w:val="Heading5"/>
    <w:uiPriority w:val="9"/>
    <w:semiHidden/>
    <w:rsid w:val="00B42962"/>
    <w:rPr>
      <w:rFonts w:ascii="Tahoma" w:hAnsi="Tahoma"/>
      <w:color w:val="5A5C5E" w:themeColor="accent1" w:themeShade="BF"/>
      <w:spacing w:val="10"/>
    </w:rPr>
  </w:style>
  <w:style w:type="character" w:customStyle="1" w:styleId="Heading6Char">
    <w:name w:val="Heading 6 Char"/>
    <w:basedOn w:val="DefaultParagraphFont"/>
    <w:link w:val="Heading6"/>
    <w:uiPriority w:val="9"/>
    <w:semiHidden/>
    <w:rsid w:val="00780711"/>
    <w:rPr>
      <w:rFonts w:ascii="Tahoma" w:hAnsi="Tahoma"/>
      <w:caps/>
      <w:color w:val="5A5C5E" w:themeColor="accent1" w:themeShade="BF"/>
      <w:spacing w:val="10"/>
    </w:rPr>
  </w:style>
  <w:style w:type="character" w:customStyle="1" w:styleId="Heading7Char">
    <w:name w:val="Heading 7 Char"/>
    <w:basedOn w:val="DefaultParagraphFont"/>
    <w:link w:val="Heading7"/>
    <w:uiPriority w:val="9"/>
    <w:semiHidden/>
    <w:rsid w:val="00780711"/>
    <w:rPr>
      <w:rFonts w:ascii="Tahoma" w:hAnsi="Tahoma"/>
      <w:caps/>
      <w:color w:val="5A5C5E" w:themeColor="accent1" w:themeShade="BF"/>
      <w:spacing w:val="10"/>
    </w:rPr>
  </w:style>
  <w:style w:type="character" w:customStyle="1" w:styleId="Heading8Char">
    <w:name w:val="Heading 8 Char"/>
    <w:basedOn w:val="DefaultParagraphFont"/>
    <w:link w:val="Heading8"/>
    <w:uiPriority w:val="9"/>
    <w:semiHidden/>
    <w:rsid w:val="00780711"/>
    <w:rPr>
      <w:rFonts w:ascii="Tahoma" w:hAnsi="Tahoma"/>
      <w:caps/>
      <w:spacing w:val="10"/>
      <w:sz w:val="18"/>
      <w:szCs w:val="18"/>
    </w:rPr>
  </w:style>
  <w:style w:type="character" w:customStyle="1" w:styleId="Heading9Char">
    <w:name w:val="Heading 9 Char"/>
    <w:basedOn w:val="DefaultParagraphFont"/>
    <w:link w:val="Heading9"/>
    <w:uiPriority w:val="9"/>
    <w:semiHidden/>
    <w:rsid w:val="00780711"/>
    <w:rPr>
      <w:rFonts w:ascii="Tahoma" w:hAnsi="Tahoma"/>
      <w:i/>
      <w:caps/>
      <w:spacing w:val="10"/>
      <w:sz w:val="18"/>
      <w:szCs w:val="18"/>
    </w:rPr>
  </w:style>
  <w:style w:type="paragraph" w:styleId="Caption">
    <w:name w:val="caption"/>
    <w:basedOn w:val="Normal"/>
    <w:next w:val="Normal"/>
    <w:uiPriority w:val="35"/>
    <w:unhideWhenUsed/>
    <w:qFormat/>
    <w:rsid w:val="00780711"/>
    <w:rPr>
      <w:b/>
      <w:bCs/>
      <w:color w:val="5A5C5E" w:themeColor="accent1" w:themeShade="BF"/>
      <w:sz w:val="16"/>
      <w:szCs w:val="16"/>
    </w:rPr>
  </w:style>
  <w:style w:type="paragraph" w:styleId="Title">
    <w:name w:val="Title"/>
    <w:basedOn w:val="Normal"/>
    <w:next w:val="Normal"/>
    <w:link w:val="TitleChar"/>
    <w:uiPriority w:val="10"/>
    <w:qFormat/>
    <w:rsid w:val="005D3FFB"/>
    <w:pPr>
      <w:spacing w:before="720"/>
    </w:pPr>
    <w:rPr>
      <w:caps/>
      <w:color w:val="797B7E" w:themeColor="accent1"/>
      <w:spacing w:val="10"/>
      <w:kern w:val="28"/>
      <w:sz w:val="72"/>
      <w:szCs w:val="52"/>
    </w:rPr>
  </w:style>
  <w:style w:type="character" w:customStyle="1" w:styleId="TitleChar">
    <w:name w:val="Title Char"/>
    <w:basedOn w:val="DefaultParagraphFont"/>
    <w:link w:val="Title"/>
    <w:uiPriority w:val="10"/>
    <w:rsid w:val="005D3FFB"/>
    <w:rPr>
      <w:caps/>
      <w:color w:val="797B7E" w:themeColor="accent1"/>
      <w:spacing w:val="10"/>
      <w:kern w:val="28"/>
      <w:sz w:val="72"/>
      <w:szCs w:val="52"/>
    </w:rPr>
  </w:style>
  <w:style w:type="paragraph" w:styleId="Subtitle">
    <w:name w:val="Subtitle"/>
    <w:basedOn w:val="Normal"/>
    <w:next w:val="Normal"/>
    <w:link w:val="SubtitleChar"/>
    <w:uiPriority w:val="11"/>
    <w:qFormat/>
    <w:rsid w:val="008E3CCC"/>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E3CCC"/>
    <w:rPr>
      <w:rFonts w:ascii="Tahoma" w:hAnsi="Tahoma"/>
      <w:caps/>
      <w:color w:val="595959" w:themeColor="text1" w:themeTint="A6"/>
      <w:spacing w:val="10"/>
      <w:sz w:val="24"/>
      <w:szCs w:val="24"/>
    </w:rPr>
  </w:style>
  <w:style w:type="character" w:styleId="Strong">
    <w:name w:val="Strong"/>
    <w:uiPriority w:val="22"/>
    <w:qFormat/>
    <w:rsid w:val="00780711"/>
    <w:rPr>
      <w:b/>
      <w:bCs/>
    </w:rPr>
  </w:style>
  <w:style w:type="character" w:styleId="Emphasis">
    <w:name w:val="Emphasis"/>
    <w:uiPriority w:val="20"/>
    <w:qFormat/>
    <w:rsid w:val="00780711"/>
    <w:rPr>
      <w:caps/>
      <w:color w:val="3C3D3E" w:themeColor="accent1" w:themeShade="7F"/>
      <w:spacing w:val="5"/>
    </w:rPr>
  </w:style>
  <w:style w:type="character" w:customStyle="1" w:styleId="NoSpacingChar">
    <w:name w:val="No Spacing Char"/>
    <w:basedOn w:val="DefaultParagraphFont"/>
    <w:link w:val="NoSpacing"/>
    <w:uiPriority w:val="1"/>
    <w:rsid w:val="00780711"/>
    <w:rPr>
      <w:sz w:val="20"/>
      <w:szCs w:val="20"/>
    </w:rPr>
  </w:style>
  <w:style w:type="paragraph" w:styleId="ListParagraph">
    <w:name w:val="List Paragraph"/>
    <w:basedOn w:val="Normal"/>
    <w:link w:val="ListParagraphChar"/>
    <w:uiPriority w:val="34"/>
    <w:qFormat/>
    <w:rsid w:val="00780711"/>
    <w:pPr>
      <w:ind w:left="720"/>
      <w:contextualSpacing/>
    </w:pPr>
  </w:style>
  <w:style w:type="paragraph" w:styleId="Quote">
    <w:name w:val="Quote"/>
    <w:basedOn w:val="Normal"/>
    <w:next w:val="Normal"/>
    <w:link w:val="QuoteChar"/>
    <w:uiPriority w:val="29"/>
    <w:qFormat/>
    <w:rsid w:val="00780711"/>
    <w:rPr>
      <w:i/>
      <w:iCs/>
    </w:rPr>
  </w:style>
  <w:style w:type="character" w:customStyle="1" w:styleId="QuoteChar">
    <w:name w:val="Quote Char"/>
    <w:basedOn w:val="DefaultParagraphFont"/>
    <w:link w:val="Quote"/>
    <w:uiPriority w:val="29"/>
    <w:rsid w:val="00780711"/>
    <w:rPr>
      <w:i/>
      <w:iCs/>
      <w:sz w:val="20"/>
      <w:szCs w:val="20"/>
    </w:rPr>
  </w:style>
  <w:style w:type="paragraph" w:styleId="IntenseQuote">
    <w:name w:val="Intense Quote"/>
    <w:basedOn w:val="Normal"/>
    <w:next w:val="Normal"/>
    <w:link w:val="IntenseQuoteChar"/>
    <w:uiPriority w:val="30"/>
    <w:qFormat/>
    <w:rsid w:val="00780711"/>
    <w:pPr>
      <w:pBdr>
        <w:top w:val="single" w:sz="4" w:space="10" w:color="797B7E" w:themeColor="accent1"/>
        <w:left w:val="single" w:sz="4" w:space="10" w:color="797B7E" w:themeColor="accent1"/>
      </w:pBdr>
      <w:spacing w:after="0"/>
      <w:ind w:left="1296" w:right="1152"/>
      <w:jc w:val="both"/>
    </w:pPr>
    <w:rPr>
      <w:i/>
      <w:iCs/>
      <w:color w:val="797B7E" w:themeColor="accent1"/>
    </w:rPr>
  </w:style>
  <w:style w:type="character" w:customStyle="1" w:styleId="IntenseQuoteChar">
    <w:name w:val="Intense Quote Char"/>
    <w:basedOn w:val="DefaultParagraphFont"/>
    <w:link w:val="IntenseQuote"/>
    <w:uiPriority w:val="30"/>
    <w:rsid w:val="00780711"/>
    <w:rPr>
      <w:i/>
      <w:iCs/>
      <w:color w:val="797B7E" w:themeColor="accent1"/>
      <w:sz w:val="20"/>
      <w:szCs w:val="20"/>
    </w:rPr>
  </w:style>
  <w:style w:type="character" w:styleId="SubtleEmphasis">
    <w:name w:val="Subtle Emphasis"/>
    <w:uiPriority w:val="19"/>
    <w:qFormat/>
    <w:rsid w:val="00780711"/>
    <w:rPr>
      <w:i/>
      <w:iCs/>
      <w:color w:val="3C3D3E" w:themeColor="accent1" w:themeShade="7F"/>
    </w:rPr>
  </w:style>
  <w:style w:type="character" w:styleId="IntenseEmphasis">
    <w:name w:val="Intense Emphasis"/>
    <w:uiPriority w:val="21"/>
    <w:qFormat/>
    <w:rsid w:val="00780711"/>
    <w:rPr>
      <w:b/>
      <w:bCs/>
      <w:caps/>
      <w:color w:val="3C3D3E" w:themeColor="accent1" w:themeShade="7F"/>
      <w:spacing w:val="10"/>
    </w:rPr>
  </w:style>
  <w:style w:type="character" w:styleId="SubtleReference">
    <w:name w:val="Subtle Reference"/>
    <w:uiPriority w:val="31"/>
    <w:qFormat/>
    <w:rsid w:val="00780711"/>
    <w:rPr>
      <w:b/>
      <w:bCs/>
      <w:color w:val="797B7E" w:themeColor="accent1"/>
    </w:rPr>
  </w:style>
  <w:style w:type="character" w:styleId="IntenseReference">
    <w:name w:val="Intense Reference"/>
    <w:uiPriority w:val="32"/>
    <w:qFormat/>
    <w:rsid w:val="00780711"/>
    <w:rPr>
      <w:b/>
      <w:bCs/>
      <w:i/>
      <w:iCs/>
      <w:caps/>
      <w:color w:val="797B7E" w:themeColor="accent1"/>
    </w:rPr>
  </w:style>
  <w:style w:type="character" w:styleId="BookTitle">
    <w:name w:val="Book Title"/>
    <w:uiPriority w:val="33"/>
    <w:qFormat/>
    <w:rsid w:val="00780711"/>
    <w:rPr>
      <w:b/>
      <w:bCs/>
      <w:i/>
      <w:iCs/>
      <w:spacing w:val="9"/>
    </w:rPr>
  </w:style>
  <w:style w:type="paragraph" w:styleId="TOCHeading">
    <w:name w:val="TOC Heading"/>
    <w:basedOn w:val="Heading1"/>
    <w:next w:val="Normal"/>
    <w:uiPriority w:val="39"/>
    <w:unhideWhenUsed/>
    <w:qFormat/>
    <w:rsid w:val="00780711"/>
    <w:pPr>
      <w:outlineLvl w:val="9"/>
    </w:pPr>
    <w:rPr>
      <w:lang w:bidi="en-US"/>
    </w:rPr>
  </w:style>
  <w:style w:type="paragraph" w:styleId="Header">
    <w:name w:val="header"/>
    <w:basedOn w:val="Normal"/>
    <w:link w:val="HeaderChar"/>
    <w:uiPriority w:val="99"/>
    <w:unhideWhenUsed/>
    <w:rsid w:val="00B254D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254D1"/>
    <w:rPr>
      <w:sz w:val="20"/>
      <w:szCs w:val="20"/>
    </w:rPr>
  </w:style>
  <w:style w:type="paragraph" w:styleId="Footer">
    <w:name w:val="footer"/>
    <w:basedOn w:val="Normal"/>
    <w:link w:val="FooterChar"/>
    <w:uiPriority w:val="99"/>
    <w:unhideWhenUsed/>
    <w:rsid w:val="00B254D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254D1"/>
    <w:rPr>
      <w:sz w:val="20"/>
      <w:szCs w:val="20"/>
    </w:rPr>
  </w:style>
  <w:style w:type="paragraph" w:styleId="BalloonText">
    <w:name w:val="Balloon Text"/>
    <w:basedOn w:val="Normal"/>
    <w:link w:val="BalloonTextChar"/>
    <w:uiPriority w:val="99"/>
    <w:semiHidden/>
    <w:unhideWhenUsed/>
    <w:rsid w:val="00B254D1"/>
    <w:pPr>
      <w:spacing w:before="0" w:after="0" w:line="240" w:lineRule="auto"/>
    </w:pPr>
    <w:rPr>
      <w:rFonts w:cs="Tahoma"/>
      <w:sz w:val="16"/>
      <w:szCs w:val="16"/>
    </w:rPr>
  </w:style>
  <w:style w:type="character" w:customStyle="1" w:styleId="BalloonTextChar">
    <w:name w:val="Balloon Text Char"/>
    <w:basedOn w:val="DefaultParagraphFont"/>
    <w:link w:val="BalloonText"/>
    <w:uiPriority w:val="99"/>
    <w:semiHidden/>
    <w:rsid w:val="00B254D1"/>
    <w:rPr>
      <w:rFonts w:ascii="Tahoma" w:hAnsi="Tahoma" w:cs="Tahoma"/>
      <w:sz w:val="16"/>
      <w:szCs w:val="16"/>
    </w:rPr>
  </w:style>
  <w:style w:type="table" w:styleId="TableGrid">
    <w:name w:val="Table Grid"/>
    <w:basedOn w:val="TableNormal"/>
    <w:uiPriority w:val="59"/>
    <w:rsid w:val="0092244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Accent2">
    <w:name w:val="Medium Shading 1 Accent 2"/>
    <w:basedOn w:val="TableNormal"/>
    <w:uiPriority w:val="63"/>
    <w:rsid w:val="00922444"/>
    <w:pPr>
      <w:spacing w:before="0" w:after="0" w:line="240" w:lineRule="auto"/>
    </w:pPr>
    <w:tblPr>
      <w:tblStyleRowBandSize w:val="1"/>
      <w:tblStyleColBandSize w:val="1"/>
      <w:tblBorders>
        <w:top w:val="single" w:sz="8" w:space="0" w:color="FA8E54" w:themeColor="accent2" w:themeTint="BF"/>
        <w:left w:val="single" w:sz="8" w:space="0" w:color="FA8E54" w:themeColor="accent2" w:themeTint="BF"/>
        <w:bottom w:val="single" w:sz="8" w:space="0" w:color="FA8E54" w:themeColor="accent2" w:themeTint="BF"/>
        <w:right w:val="single" w:sz="8" w:space="0" w:color="FA8E54" w:themeColor="accent2" w:themeTint="BF"/>
        <w:insideH w:val="single" w:sz="8" w:space="0" w:color="FA8E54" w:themeColor="accent2" w:themeTint="BF"/>
      </w:tblBorders>
    </w:tblPr>
    <w:tblStylePr w:type="firstRow">
      <w:pPr>
        <w:spacing w:before="0" w:after="0" w:line="240" w:lineRule="auto"/>
      </w:pPr>
      <w:rPr>
        <w:b/>
        <w:bCs/>
        <w:color w:val="FFFFFF" w:themeColor="background1"/>
      </w:rPr>
      <w:tblPr/>
      <w:tcPr>
        <w:tcBorders>
          <w:top w:val="single" w:sz="8" w:space="0" w:color="FA8E54" w:themeColor="accent2" w:themeTint="BF"/>
          <w:left w:val="single" w:sz="8" w:space="0" w:color="FA8E54" w:themeColor="accent2" w:themeTint="BF"/>
          <w:bottom w:val="single" w:sz="8" w:space="0" w:color="FA8E54" w:themeColor="accent2" w:themeTint="BF"/>
          <w:right w:val="single" w:sz="8" w:space="0" w:color="FA8E54" w:themeColor="accent2" w:themeTint="BF"/>
          <w:insideH w:val="nil"/>
          <w:insideV w:val="nil"/>
        </w:tcBorders>
        <w:shd w:val="clear" w:color="auto" w:fill="F96A1B" w:themeFill="accent2"/>
      </w:tcPr>
    </w:tblStylePr>
    <w:tblStylePr w:type="lastRow">
      <w:pPr>
        <w:spacing w:before="0" w:after="0" w:line="240" w:lineRule="auto"/>
      </w:pPr>
      <w:rPr>
        <w:b/>
        <w:bCs/>
      </w:rPr>
      <w:tblPr/>
      <w:tcPr>
        <w:tcBorders>
          <w:top w:val="double" w:sz="6" w:space="0" w:color="FA8E54" w:themeColor="accent2" w:themeTint="BF"/>
          <w:left w:val="single" w:sz="8" w:space="0" w:color="FA8E54" w:themeColor="accent2" w:themeTint="BF"/>
          <w:bottom w:val="single" w:sz="8" w:space="0" w:color="FA8E54" w:themeColor="accent2" w:themeTint="BF"/>
          <w:right w:val="single" w:sz="8" w:space="0" w:color="FA8E5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DD9C6" w:themeFill="accent2" w:themeFillTint="3F"/>
      </w:tcPr>
    </w:tblStylePr>
    <w:tblStylePr w:type="band1Horz">
      <w:tblPr/>
      <w:tcPr>
        <w:tcBorders>
          <w:insideH w:val="nil"/>
          <w:insideV w:val="nil"/>
        </w:tcBorders>
        <w:shd w:val="clear" w:color="auto" w:fill="FDD9C6" w:themeFill="accent2" w:themeFillTint="3F"/>
      </w:tcPr>
    </w:tblStylePr>
    <w:tblStylePr w:type="band2Horz">
      <w:tblPr/>
      <w:tcPr>
        <w:tcBorders>
          <w:insideH w:val="nil"/>
          <w:insideV w:val="nil"/>
        </w:tcBorders>
      </w:tcPr>
    </w:tblStylePr>
  </w:style>
  <w:style w:type="table" w:customStyle="1" w:styleId="WhitePaperTables">
    <w:name w:val="WhitePaper Tables"/>
    <w:basedOn w:val="TableNormal"/>
    <w:uiPriority w:val="99"/>
    <w:rsid w:val="00922444"/>
    <w:pPr>
      <w:spacing w:before="0" w:after="0" w:line="240" w:lineRule="auto"/>
    </w:pPr>
    <w:tblPr>
      <w:tblStyleRowBandSize w:val="1"/>
      <w:jc w:val="center"/>
      <w:tblBorders>
        <w:top w:val="single" w:sz="18" w:space="0" w:color="04506C" w:themeColor="accent3" w:themeShade="80"/>
        <w:left w:val="single" w:sz="18" w:space="0" w:color="04506C" w:themeColor="accent3" w:themeShade="80"/>
        <w:bottom w:val="single" w:sz="18" w:space="0" w:color="04506C" w:themeColor="accent3" w:themeShade="80"/>
        <w:right w:val="single" w:sz="18" w:space="0" w:color="04506C" w:themeColor="accent3" w:themeShade="80"/>
        <w:insideH w:val="single" w:sz="6" w:space="0" w:color="04506C" w:themeColor="accent3" w:themeShade="80"/>
        <w:insideV w:val="single" w:sz="6" w:space="0" w:color="04506C" w:themeColor="accent3" w:themeShade="80"/>
      </w:tblBorders>
    </w:tblPr>
    <w:trPr>
      <w:jc w:val="center"/>
    </w:trPr>
    <w:tcPr>
      <w:shd w:val="clear" w:color="auto" w:fill="auto"/>
    </w:tcPr>
    <w:tblStylePr w:type="firstRow">
      <w:rPr>
        <w:b/>
        <w:color w:val="FFFFFF" w:themeColor="background1"/>
      </w:rPr>
      <w:tblPr/>
      <w:tcPr>
        <w:shd w:val="clear" w:color="auto" w:fill="3C526E" w:themeFill="accent6" w:themeFillShade="BF"/>
      </w:tcPr>
    </w:tblStylePr>
    <w:tblStylePr w:type="band1Horz">
      <w:tblPr/>
      <w:tcPr>
        <w:shd w:val="clear" w:color="auto" w:fill="DAE1EB" w:themeFill="accent6" w:themeFillTint="33"/>
      </w:tcPr>
    </w:tblStylePr>
  </w:style>
  <w:style w:type="table" w:customStyle="1" w:styleId="WhitePaperTables1">
    <w:name w:val="WhitePaper Tables 1"/>
    <w:basedOn w:val="WhitePaperTables"/>
    <w:uiPriority w:val="99"/>
    <w:rsid w:val="00AD540A"/>
    <w:rPr>
      <w:rFonts w:ascii="Tahoma" w:hAnsi="Tahoma"/>
    </w:rPr>
    <w:tblPr>
      <w:tblBorders>
        <w:top w:val="single" w:sz="24" w:space="0" w:color="005A9E"/>
        <w:left w:val="single" w:sz="24" w:space="0" w:color="005A9E"/>
        <w:bottom w:val="single" w:sz="24" w:space="0" w:color="005A9E"/>
        <w:right w:val="single" w:sz="24" w:space="0" w:color="005A9E"/>
        <w:insideH w:val="single" w:sz="6" w:space="0" w:color="005A9E"/>
        <w:insideV w:val="single" w:sz="6" w:space="0" w:color="005A9E"/>
      </w:tblBorders>
    </w:tblPr>
    <w:trPr>
      <w:cantSplit/>
    </w:trPr>
    <w:tcPr>
      <w:shd w:val="clear" w:color="auto" w:fill="auto"/>
    </w:tcPr>
    <w:tblStylePr w:type="firstRow">
      <w:rPr>
        <w:b/>
        <w:color w:val="FFFFFF" w:themeColor="background1"/>
      </w:rPr>
      <w:tblPr/>
      <w:tcPr>
        <w:shd w:val="clear" w:color="auto" w:fill="005A9E"/>
      </w:tcPr>
    </w:tblStylePr>
    <w:tblStylePr w:type="band1Horz">
      <w:tblPr/>
      <w:tcPr>
        <w:shd w:val="clear" w:color="auto" w:fill="D9D9D9" w:themeFill="background1" w:themeFillShade="D9"/>
      </w:tcPr>
    </w:tblStylePr>
  </w:style>
  <w:style w:type="paragraph" w:styleId="TOC1">
    <w:name w:val="toc 1"/>
    <w:basedOn w:val="Normal"/>
    <w:next w:val="Normal"/>
    <w:autoRedefine/>
    <w:uiPriority w:val="39"/>
    <w:unhideWhenUsed/>
    <w:qFormat/>
    <w:rsid w:val="008E3CCC"/>
    <w:pPr>
      <w:spacing w:after="100"/>
    </w:pPr>
  </w:style>
  <w:style w:type="paragraph" w:styleId="TOC2">
    <w:name w:val="toc 2"/>
    <w:basedOn w:val="Normal"/>
    <w:next w:val="Normal"/>
    <w:autoRedefine/>
    <w:uiPriority w:val="39"/>
    <w:unhideWhenUsed/>
    <w:qFormat/>
    <w:rsid w:val="00882A58"/>
    <w:pPr>
      <w:tabs>
        <w:tab w:val="right" w:leader="dot" w:pos="9350"/>
      </w:tabs>
      <w:spacing w:after="100" w:line="240" w:lineRule="auto"/>
      <w:ind w:left="216"/>
    </w:pPr>
  </w:style>
  <w:style w:type="paragraph" w:styleId="TOC3">
    <w:name w:val="toc 3"/>
    <w:basedOn w:val="Normal"/>
    <w:next w:val="Normal"/>
    <w:autoRedefine/>
    <w:uiPriority w:val="39"/>
    <w:unhideWhenUsed/>
    <w:qFormat/>
    <w:rsid w:val="008E3CCC"/>
    <w:pPr>
      <w:spacing w:after="100"/>
      <w:ind w:left="440"/>
    </w:pPr>
  </w:style>
  <w:style w:type="character" w:styleId="Hyperlink">
    <w:name w:val="Hyperlink"/>
    <w:basedOn w:val="DefaultParagraphFont"/>
    <w:uiPriority w:val="99"/>
    <w:unhideWhenUsed/>
    <w:rsid w:val="008E3CCC"/>
    <w:rPr>
      <w:color w:val="5F5F5F" w:themeColor="hyperlink"/>
      <w:u w:val="single"/>
    </w:rPr>
  </w:style>
  <w:style w:type="paragraph" w:customStyle="1" w:styleId="Requirement">
    <w:name w:val="Requirement"/>
    <w:basedOn w:val="Normal"/>
    <w:link w:val="RequirementChar"/>
    <w:qFormat/>
    <w:rsid w:val="008A16B0"/>
    <w:pPr>
      <w:ind w:left="360"/>
    </w:pPr>
  </w:style>
  <w:style w:type="paragraph" w:customStyle="1" w:styleId="UseCaseTitle">
    <w:name w:val="Use Case Title"/>
    <w:basedOn w:val="Normal"/>
    <w:link w:val="UseCaseTitleChar"/>
    <w:qFormat/>
    <w:rsid w:val="0055350D"/>
    <w:rPr>
      <w:b/>
    </w:rPr>
  </w:style>
  <w:style w:type="character" w:customStyle="1" w:styleId="UseCaseTitleChar">
    <w:name w:val="Use Case Title Char"/>
    <w:basedOn w:val="DefaultParagraphFont"/>
    <w:link w:val="UseCaseTitle"/>
    <w:rsid w:val="0055350D"/>
    <w:rPr>
      <w:rFonts w:ascii="Tahoma" w:hAnsi="Tahoma"/>
      <w:b/>
      <w:szCs w:val="20"/>
    </w:rPr>
  </w:style>
  <w:style w:type="character" w:customStyle="1" w:styleId="Link">
    <w:name w:val="Link"/>
    <w:basedOn w:val="DefaultParagraphFont"/>
    <w:rsid w:val="00EA588F"/>
    <w:rPr>
      <w:color w:val="797B7E" w:themeColor="accent1"/>
    </w:rPr>
  </w:style>
  <w:style w:type="paragraph" w:customStyle="1" w:styleId="DefinitionTerm">
    <w:name w:val="Definition Term"/>
    <w:basedOn w:val="Normal"/>
    <w:next w:val="Definition"/>
    <w:rsid w:val="00EA588F"/>
    <w:pPr>
      <w:keepNext/>
      <w:keepLines/>
      <w:spacing w:before="180" w:after="0" w:line="240" w:lineRule="auto"/>
    </w:pPr>
    <w:rPr>
      <w:rFonts w:asciiTheme="minorHAnsi" w:eastAsiaTheme="minorHAnsi" w:hAnsiTheme="minorHAnsi"/>
      <w:b/>
      <w:sz w:val="24"/>
      <w:szCs w:val="24"/>
    </w:rPr>
  </w:style>
  <w:style w:type="paragraph" w:customStyle="1" w:styleId="Definition">
    <w:name w:val="Definition"/>
    <w:basedOn w:val="Normal"/>
    <w:rsid w:val="00EA588F"/>
    <w:pPr>
      <w:spacing w:before="180" w:after="180" w:line="240" w:lineRule="auto"/>
    </w:pPr>
    <w:rPr>
      <w:rFonts w:asciiTheme="minorHAnsi" w:eastAsiaTheme="minorHAnsi" w:hAnsiTheme="minorHAnsi"/>
      <w:sz w:val="24"/>
      <w:szCs w:val="24"/>
    </w:rPr>
  </w:style>
  <w:style w:type="paragraph" w:customStyle="1" w:styleId="Compact">
    <w:name w:val="Compact"/>
    <w:basedOn w:val="Normal"/>
    <w:rsid w:val="00EA588F"/>
    <w:pPr>
      <w:spacing w:before="36" w:after="36" w:line="240" w:lineRule="auto"/>
    </w:pPr>
    <w:rPr>
      <w:rFonts w:asciiTheme="minorHAnsi" w:eastAsiaTheme="minorHAnsi" w:hAnsiTheme="minorHAnsi"/>
      <w:sz w:val="24"/>
      <w:szCs w:val="24"/>
    </w:rPr>
  </w:style>
  <w:style w:type="paragraph" w:customStyle="1" w:styleId="RequirementNumber">
    <w:name w:val="Requirement Number"/>
    <w:basedOn w:val="Normal"/>
    <w:link w:val="RequirementNumberChar"/>
    <w:qFormat/>
    <w:rsid w:val="00B33C7B"/>
    <w:rPr>
      <w:b/>
      <w:szCs w:val="24"/>
    </w:rPr>
  </w:style>
  <w:style w:type="paragraph" w:customStyle="1" w:styleId="Code">
    <w:name w:val="Code"/>
    <w:basedOn w:val="Normal"/>
    <w:link w:val="CodeChar"/>
    <w:qFormat/>
    <w:rsid w:val="00A447ED"/>
    <w:pPr>
      <w:shd w:val="clear" w:color="auto" w:fill="D9D9D9" w:themeFill="background1" w:themeFillShade="D9"/>
      <w:spacing w:line="240" w:lineRule="auto"/>
    </w:pPr>
    <w:rPr>
      <w:rFonts w:ascii="Consolas" w:hAnsi="Consolas" w:cs="Consolas"/>
    </w:rPr>
  </w:style>
  <w:style w:type="character" w:customStyle="1" w:styleId="RequirementNumberChar">
    <w:name w:val="Requirement Number Char"/>
    <w:basedOn w:val="DefaultParagraphFont"/>
    <w:link w:val="RequirementNumber"/>
    <w:rsid w:val="00B33C7B"/>
    <w:rPr>
      <w:rFonts w:ascii="Tahoma" w:hAnsi="Tahoma"/>
      <w:b/>
      <w:szCs w:val="24"/>
    </w:rPr>
  </w:style>
  <w:style w:type="character" w:customStyle="1" w:styleId="CodeChar">
    <w:name w:val="Code Char"/>
    <w:basedOn w:val="DefaultParagraphFont"/>
    <w:link w:val="Code"/>
    <w:rsid w:val="00A447ED"/>
    <w:rPr>
      <w:rFonts w:ascii="Consolas" w:hAnsi="Consolas" w:cs="Consolas"/>
      <w:szCs w:val="20"/>
      <w:shd w:val="clear" w:color="auto" w:fill="D9D9D9" w:themeFill="background1" w:themeFillShade="D9"/>
    </w:rPr>
  </w:style>
  <w:style w:type="paragraph" w:customStyle="1" w:styleId="Note">
    <w:name w:val="Note"/>
    <w:basedOn w:val="Requirement"/>
    <w:link w:val="NoteChar"/>
    <w:qFormat/>
    <w:rsid w:val="00B56593"/>
    <w:pPr>
      <w:ind w:left="720" w:hanging="360"/>
    </w:pPr>
  </w:style>
  <w:style w:type="character" w:customStyle="1" w:styleId="RequirementChar">
    <w:name w:val="Requirement Char"/>
    <w:basedOn w:val="DefaultParagraphFont"/>
    <w:link w:val="Requirement"/>
    <w:rsid w:val="008A16B0"/>
    <w:rPr>
      <w:rFonts w:ascii="Tahoma" w:hAnsi="Tahoma"/>
      <w:szCs w:val="20"/>
    </w:rPr>
  </w:style>
  <w:style w:type="character" w:customStyle="1" w:styleId="NoteChar">
    <w:name w:val="Note Char"/>
    <w:basedOn w:val="RequirementChar"/>
    <w:link w:val="Note"/>
    <w:rsid w:val="00B56593"/>
    <w:rPr>
      <w:rFonts w:ascii="Tahoma" w:hAnsi="Tahoma"/>
      <w:szCs w:val="20"/>
    </w:rPr>
  </w:style>
  <w:style w:type="paragraph" w:customStyle="1" w:styleId="TableofContents">
    <w:name w:val="Table of Contents"/>
    <w:basedOn w:val="Normal"/>
    <w:link w:val="TableofContentsChar"/>
    <w:qFormat/>
    <w:rsid w:val="003D3B3B"/>
    <w:pPr>
      <w:pBdr>
        <w:top w:val="single" w:sz="24" w:space="1" w:color="0070C0" w:shadow="1"/>
        <w:left w:val="single" w:sz="24" w:space="4" w:color="0070C0" w:shadow="1"/>
        <w:bottom w:val="single" w:sz="24" w:space="1" w:color="0070C0" w:shadow="1"/>
        <w:right w:val="single" w:sz="24" w:space="4" w:color="0070C0" w:shadow="1"/>
      </w:pBdr>
      <w:shd w:val="clear" w:color="auto" w:fill="0070C0"/>
    </w:pPr>
    <w:rPr>
      <w:bCs/>
      <w:color w:val="FFFFFF" w:themeColor="background1"/>
      <w:sz w:val="48"/>
    </w:rPr>
  </w:style>
  <w:style w:type="table" w:customStyle="1" w:styleId="FrontCoverTables">
    <w:name w:val="Front Cover Tables"/>
    <w:basedOn w:val="WhitePaperTables1"/>
    <w:uiPriority w:val="99"/>
    <w:rsid w:val="009D3530"/>
    <w:tblPr>
      <w:tblBorders>
        <w:top w:val="single" w:sz="24" w:space="0" w:color="0070C0"/>
        <w:left w:val="single" w:sz="24" w:space="0" w:color="0070C0"/>
        <w:bottom w:val="single" w:sz="24" w:space="0" w:color="0070C0"/>
        <w:right w:val="single" w:sz="24" w:space="0" w:color="0070C0"/>
        <w:insideH w:val="single" w:sz="6" w:space="0" w:color="0070C0"/>
        <w:insideV w:val="single" w:sz="6" w:space="0" w:color="0070C0"/>
      </w:tblBorders>
    </w:tblPr>
    <w:tcPr>
      <w:shd w:val="clear" w:color="auto" w:fill="auto"/>
    </w:tcPr>
    <w:tblStylePr w:type="firstRow">
      <w:pPr>
        <w:jc w:val="left"/>
      </w:pPr>
      <w:rPr>
        <w:b w:val="0"/>
        <w:color w:val="FFFFFF" w:themeColor="background1"/>
      </w:rPr>
      <w:tblPr/>
      <w:tcPr>
        <w:shd w:val="clear" w:color="auto" w:fill="0070C0"/>
      </w:tcPr>
    </w:tblStylePr>
    <w:tblStylePr w:type="firstCol">
      <w:rPr>
        <w:b/>
        <w:color w:val="FFFFFF" w:themeColor="background1"/>
      </w:rPr>
      <w:tblPr/>
      <w:tcPr>
        <w:shd w:val="clear" w:color="auto" w:fill="0070C0"/>
      </w:tcPr>
    </w:tblStylePr>
    <w:tblStylePr w:type="band1Horz">
      <w:tblPr/>
      <w:tcPr>
        <w:shd w:val="clear" w:color="auto" w:fill="D9D9D9" w:themeFill="background1" w:themeFillShade="D9"/>
      </w:tcPr>
    </w:tblStylePr>
    <w:tblStylePr w:type="nwCell">
      <w:rPr>
        <w:b/>
        <w:color w:val="FFFFFF" w:themeColor="background1"/>
      </w:rPr>
    </w:tblStylePr>
  </w:style>
  <w:style w:type="character" w:customStyle="1" w:styleId="TableofContentsChar">
    <w:name w:val="Table of Contents Char"/>
    <w:basedOn w:val="DefaultParagraphFont"/>
    <w:link w:val="TableofContents"/>
    <w:rsid w:val="003D3B3B"/>
    <w:rPr>
      <w:rFonts w:ascii="Tahoma" w:hAnsi="Tahoma"/>
      <w:bCs/>
      <w:color w:val="FFFFFF" w:themeColor="background1"/>
      <w:sz w:val="48"/>
      <w:szCs w:val="20"/>
      <w:shd w:val="clear" w:color="auto" w:fill="0070C0"/>
    </w:rPr>
  </w:style>
  <w:style w:type="numbering" w:customStyle="1" w:styleId="Style1">
    <w:name w:val="Style1"/>
    <w:uiPriority w:val="99"/>
    <w:rsid w:val="00D2300E"/>
    <w:pPr>
      <w:numPr>
        <w:numId w:val="2"/>
      </w:numPr>
    </w:pPr>
  </w:style>
  <w:style w:type="paragraph" w:styleId="TableofFigures">
    <w:name w:val="table of figures"/>
    <w:basedOn w:val="Normal"/>
    <w:next w:val="Normal"/>
    <w:uiPriority w:val="99"/>
    <w:unhideWhenUsed/>
    <w:rsid w:val="00830444"/>
    <w:pPr>
      <w:spacing w:after="0"/>
    </w:pPr>
  </w:style>
  <w:style w:type="paragraph" w:customStyle="1" w:styleId="InsideCoverHeading">
    <w:name w:val="Inside Cover Heading"/>
    <w:basedOn w:val="TableofContents"/>
    <w:link w:val="InsideCoverHeadingChar"/>
    <w:qFormat/>
    <w:rsid w:val="009A7605"/>
    <w:rPr>
      <w:sz w:val="36"/>
      <w:szCs w:val="36"/>
    </w:rPr>
  </w:style>
  <w:style w:type="character" w:customStyle="1" w:styleId="InsideCoverHeadingChar">
    <w:name w:val="Inside Cover Heading Char"/>
    <w:basedOn w:val="TableofContentsChar"/>
    <w:link w:val="InsideCoverHeading"/>
    <w:rsid w:val="009A7605"/>
    <w:rPr>
      <w:rFonts w:ascii="Tahoma" w:hAnsi="Tahoma"/>
      <w:bCs/>
      <w:color w:val="FFFFFF" w:themeColor="background1"/>
      <w:sz w:val="36"/>
      <w:szCs w:val="36"/>
      <w:shd w:val="clear" w:color="auto" w:fill="0070C0"/>
    </w:rPr>
  </w:style>
  <w:style w:type="character" w:customStyle="1" w:styleId="ListParagraphChar">
    <w:name w:val="List Paragraph Char"/>
    <w:basedOn w:val="DefaultParagraphFont"/>
    <w:link w:val="ListParagraph"/>
    <w:uiPriority w:val="34"/>
    <w:rsid w:val="00DE1B7A"/>
    <w:rPr>
      <w:rFonts w:ascii="Tahoma" w:hAnsi="Tahoma"/>
      <w:szCs w:val="20"/>
    </w:rPr>
  </w:style>
  <w:style w:type="character" w:styleId="CommentReference">
    <w:name w:val="annotation reference"/>
    <w:basedOn w:val="DefaultParagraphFont"/>
    <w:uiPriority w:val="99"/>
    <w:semiHidden/>
    <w:unhideWhenUsed/>
    <w:rsid w:val="000B332E"/>
    <w:rPr>
      <w:sz w:val="16"/>
      <w:szCs w:val="16"/>
    </w:rPr>
  </w:style>
  <w:style w:type="paragraph" w:styleId="CommentText">
    <w:name w:val="annotation text"/>
    <w:basedOn w:val="Normal"/>
    <w:link w:val="CommentTextChar"/>
    <w:uiPriority w:val="99"/>
    <w:semiHidden/>
    <w:unhideWhenUsed/>
    <w:rsid w:val="000B332E"/>
    <w:pPr>
      <w:spacing w:line="240" w:lineRule="auto"/>
    </w:pPr>
    <w:rPr>
      <w:sz w:val="20"/>
    </w:rPr>
  </w:style>
  <w:style w:type="character" w:customStyle="1" w:styleId="CommentTextChar">
    <w:name w:val="Comment Text Char"/>
    <w:basedOn w:val="DefaultParagraphFont"/>
    <w:link w:val="CommentText"/>
    <w:uiPriority w:val="99"/>
    <w:semiHidden/>
    <w:rsid w:val="000B332E"/>
    <w:rPr>
      <w:rFonts w:ascii="Tahoma" w:hAnsi="Tahoma"/>
      <w:sz w:val="20"/>
      <w:szCs w:val="20"/>
    </w:rPr>
  </w:style>
  <w:style w:type="paragraph" w:styleId="CommentSubject">
    <w:name w:val="annotation subject"/>
    <w:basedOn w:val="CommentText"/>
    <w:next w:val="CommentText"/>
    <w:link w:val="CommentSubjectChar"/>
    <w:uiPriority w:val="99"/>
    <w:semiHidden/>
    <w:unhideWhenUsed/>
    <w:rsid w:val="000B332E"/>
    <w:rPr>
      <w:b/>
      <w:bCs/>
    </w:rPr>
  </w:style>
  <w:style w:type="character" w:customStyle="1" w:styleId="CommentSubjectChar">
    <w:name w:val="Comment Subject Char"/>
    <w:basedOn w:val="CommentTextChar"/>
    <w:link w:val="CommentSubject"/>
    <w:uiPriority w:val="99"/>
    <w:semiHidden/>
    <w:rsid w:val="000B332E"/>
    <w:rPr>
      <w:rFonts w:ascii="Tahoma" w:hAnsi="Tahoma"/>
      <w:b/>
      <w:bCs/>
      <w:sz w:val="20"/>
      <w:szCs w:val="20"/>
    </w:rPr>
  </w:style>
  <w:style w:type="paragraph" w:customStyle="1" w:styleId="paragraph">
    <w:name w:val="paragraph"/>
    <w:basedOn w:val="Normal"/>
    <w:uiPriority w:val="99"/>
    <w:rsid w:val="000B332E"/>
    <w:pPr>
      <w:spacing w:before="80" w:after="80" w:line="240" w:lineRule="auto"/>
    </w:pPr>
    <w:rPr>
      <w:rFonts w:ascii="Arial" w:eastAsia="Times New Roman" w:hAnsi="Arial" w:cs="Times New Roman"/>
      <w:sz w:val="24"/>
    </w:rPr>
  </w:style>
  <w:style w:type="paragraph" w:customStyle="1" w:styleId="SpecPara">
    <w:name w:val="SpecPara"/>
    <w:basedOn w:val="Normal"/>
    <w:uiPriority w:val="99"/>
    <w:rsid w:val="000B332E"/>
    <w:pPr>
      <w:keepNext/>
      <w:numPr>
        <w:ilvl w:val="2"/>
        <w:numId w:val="24"/>
      </w:numPr>
      <w:spacing w:before="120" w:after="120" w:line="240" w:lineRule="auto"/>
      <w:jc w:val="both"/>
      <w:outlineLvl w:val="2"/>
    </w:pPr>
    <w:rPr>
      <w:rFonts w:ascii="Arial" w:eastAsia="Times New Roman" w:hAnsi="Arial" w:cs="Times New Roman"/>
      <w:sz w:val="24"/>
    </w:rPr>
  </w:style>
  <w:style w:type="table" w:customStyle="1" w:styleId="RequirementsTable1">
    <w:name w:val="Requirements Table 1"/>
    <w:basedOn w:val="TableNormal"/>
    <w:uiPriority w:val="99"/>
    <w:rsid w:val="00D474BF"/>
    <w:pPr>
      <w:spacing w:before="0" w:after="0" w:line="240" w:lineRule="auto"/>
    </w:pPr>
    <w:rPr>
      <w:rFonts w:ascii="Tahoma" w:hAnsi="Tahoma"/>
    </w:rPr>
    <w:tblPr>
      <w:tblStyleRowBandSize w:val="1"/>
      <w:tblBorders>
        <w:top w:val="single" w:sz="24" w:space="0" w:color="005A9E"/>
        <w:left w:val="single" w:sz="24" w:space="0" w:color="005A9E"/>
        <w:bottom w:val="single" w:sz="24" w:space="0" w:color="005A9E"/>
        <w:right w:val="single" w:sz="24" w:space="0" w:color="005A9E"/>
        <w:insideH w:val="single" w:sz="6" w:space="0" w:color="005A9E"/>
        <w:insideV w:val="single" w:sz="6" w:space="0" w:color="005A9E"/>
      </w:tblBorders>
    </w:tblPr>
    <w:tblStylePr w:type="firstRow">
      <w:rPr>
        <w:b/>
        <w:color w:val="FFFFFF" w:themeColor="background1"/>
      </w:rPr>
      <w:tblPr/>
      <w:tcPr>
        <w:shd w:val="clear" w:color="auto" w:fill="005A9E"/>
      </w:tcPr>
    </w:tblStylePr>
    <w:tblStylePr w:type="band1Horz">
      <w:tblPr/>
      <w:tcPr>
        <w:shd w:val="clear" w:color="auto" w:fill="D9D9D9" w:themeFill="background1" w:themeFillShade="D9"/>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796250">
      <w:bodyDiv w:val="1"/>
      <w:marLeft w:val="0"/>
      <w:marRight w:val="0"/>
      <w:marTop w:val="0"/>
      <w:marBottom w:val="0"/>
      <w:divBdr>
        <w:top w:val="none" w:sz="0" w:space="0" w:color="auto"/>
        <w:left w:val="none" w:sz="0" w:space="0" w:color="auto"/>
        <w:bottom w:val="none" w:sz="0" w:space="0" w:color="auto"/>
        <w:right w:val="none" w:sz="0" w:space="0" w:color="auto"/>
      </w:divBdr>
    </w:div>
    <w:div w:id="938217342">
      <w:bodyDiv w:val="1"/>
      <w:marLeft w:val="0"/>
      <w:marRight w:val="0"/>
      <w:marTop w:val="0"/>
      <w:marBottom w:val="0"/>
      <w:divBdr>
        <w:top w:val="none" w:sz="0" w:space="0" w:color="auto"/>
        <w:left w:val="none" w:sz="0" w:space="0" w:color="auto"/>
        <w:bottom w:val="none" w:sz="0" w:space="0" w:color="auto"/>
        <w:right w:val="none" w:sz="0" w:space="0" w:color="auto"/>
      </w:divBdr>
    </w:div>
    <w:div w:id="1806925482">
      <w:bodyDiv w:val="1"/>
      <w:marLeft w:val="0"/>
      <w:marRight w:val="0"/>
      <w:marTop w:val="0"/>
      <w:marBottom w:val="0"/>
      <w:divBdr>
        <w:top w:val="none" w:sz="0" w:space="0" w:color="auto"/>
        <w:left w:val="none" w:sz="0" w:space="0" w:color="auto"/>
        <w:bottom w:val="none" w:sz="0" w:space="0" w:color="auto"/>
        <w:right w:val="none" w:sz="0" w:space="0" w:color="auto"/>
      </w:divBdr>
    </w:div>
    <w:div w:id="1917206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1.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11472\Documents\DirecTV%20Spec%20Examples\STB_Requirements_Template_20150311_bookmark.dotx" TargetMode="External"/></Relationships>
</file>

<file path=word/theme/theme1.xml><?xml version="1.0" encoding="utf-8"?>
<a:theme xmlns:a="http://schemas.openxmlformats.org/drawingml/2006/main" name="Office Theme">
  <a:themeElements>
    <a:clrScheme name="Angles">
      <a:dk1>
        <a:srgbClr val="000000"/>
      </a:dk1>
      <a:lt1>
        <a:srgbClr val="FFFFFF"/>
      </a:lt1>
      <a:dk2>
        <a:srgbClr val="434342"/>
      </a:dk2>
      <a:lt2>
        <a:srgbClr val="CDD7D9"/>
      </a:lt2>
      <a:accent1>
        <a:srgbClr val="797B7E"/>
      </a:accent1>
      <a:accent2>
        <a:srgbClr val="F96A1B"/>
      </a:accent2>
      <a:accent3>
        <a:srgbClr val="08A1D9"/>
      </a:accent3>
      <a:accent4>
        <a:srgbClr val="7C984A"/>
      </a:accent4>
      <a:accent5>
        <a:srgbClr val="C2AD8D"/>
      </a:accent5>
      <a:accent6>
        <a:srgbClr val="506E94"/>
      </a:accent6>
      <a:hlink>
        <a:srgbClr val="5F5F5F"/>
      </a:hlink>
      <a:folHlink>
        <a:srgbClr val="96969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6B2618-5F6D-4071-9BA0-480A76BBC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STB_Requirements_Template_20150311_bookmark.dotx</Template>
  <TotalTime>8</TotalTime>
  <Pages>16</Pages>
  <Words>2052</Words>
  <Characters>11702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DIRECTV, Inc.</Company>
  <LinksUpToDate>false</LinksUpToDate>
  <CharactersWithSpaces>13727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Sanders, John</dc:creator>
  <cp:lastModifiedBy>Sanders, John</cp:lastModifiedBy>
  <cp:revision>3</cp:revision>
  <cp:lastPrinted>2015-02-13T23:15:00Z</cp:lastPrinted>
  <dcterms:created xsi:type="dcterms:W3CDTF">2015-08-19T23:56:00Z</dcterms:created>
  <dcterms:modified xsi:type="dcterms:W3CDTF">2015-08-20T00:04:00Z</dcterms:modified>
</cp:coreProperties>
</file>