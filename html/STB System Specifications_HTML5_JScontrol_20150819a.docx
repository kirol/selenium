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36EB30" w14:textId="77777777" w:rsidR="000446A5" w:rsidRPr="008E3CCC" w:rsidRDefault="00F41E78" w:rsidP="00A4248C">
      <w:pPr>
        <w:ind w:left="-1080" w:right="-1440"/>
        <w:rPr>
          <w:rFonts w:cs="Tahoma"/>
        </w:rPr>
        <w:sectPr w:rsidR="000446A5" w:rsidRPr="008E3CCC" w:rsidSect="00A4248C">
          <w:footerReference w:type="default" r:id="rId9"/>
          <w:pgSz w:w="12240" w:h="15840"/>
          <w:pgMar w:top="270" w:right="1440" w:bottom="360" w:left="1440" w:header="0" w:footer="0" w:gutter="0"/>
          <w:cols w:space="720"/>
          <w:docGrid w:linePitch="360"/>
        </w:sectPr>
      </w:pPr>
      <w:r w:rsidRPr="008E3CCC">
        <w:rPr>
          <w:rFonts w:cs="Tahoma"/>
          <w:noProof/>
        </w:rPr>
        <mc:AlternateContent>
          <mc:Choice Requires="wps">
            <w:drawing>
              <wp:anchor distT="0" distB="0" distL="114300" distR="114300" simplePos="0" relativeHeight="251660288" behindDoc="0" locked="0" layoutInCell="1" allowOverlap="1" wp14:anchorId="07F738C7" wp14:editId="3249DB5F">
                <wp:simplePos x="0" y="0"/>
                <wp:positionH relativeFrom="column">
                  <wp:posOffset>-475615</wp:posOffset>
                </wp:positionH>
                <wp:positionV relativeFrom="paragraph">
                  <wp:posOffset>2167890</wp:posOffset>
                </wp:positionV>
                <wp:extent cx="6868795" cy="213741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8795" cy="2137410"/>
                        </a:xfrm>
                        <a:prstGeom prst="rect">
                          <a:avLst/>
                        </a:prstGeom>
                        <a:noFill/>
                        <a:ln w="9525">
                          <a:noFill/>
                          <a:miter lim="800000"/>
                          <a:headEnd/>
                          <a:tailEnd/>
                        </a:ln>
                      </wps:spPr>
                      <wps:txbx>
                        <w:txbxContent>
                          <w:p w14:paraId="2AB11D22" w14:textId="77777777" w:rsidR="009325D5" w:rsidRPr="003D5E0B" w:rsidRDefault="00093D07" w:rsidP="003D5E0B">
                            <w:pPr>
                              <w:spacing w:line="204" w:lineRule="auto"/>
                              <w:rPr>
                                <w:rFonts w:cs="Tahoma"/>
                                <w:color w:val="FFFFFF" w:themeColor="background1"/>
                                <w:sz w:val="64"/>
                                <w:szCs w:val="64"/>
                              </w:rPr>
                            </w:pPr>
                            <w:r>
                              <w:rPr>
                                <w:rFonts w:cs="Tahoma"/>
                                <w:color w:val="FFFFFF" w:themeColor="background1"/>
                                <w:sz w:val="64"/>
                                <w:szCs w:val="64"/>
                              </w:rPr>
                              <w:fldChar w:fldCharType="begin"/>
                            </w:r>
                            <w:r>
                              <w:rPr>
                                <w:rFonts w:cs="Tahoma"/>
                                <w:color w:val="FFFFFF" w:themeColor="background1"/>
                                <w:sz w:val="64"/>
                                <w:szCs w:val="64"/>
                              </w:rPr>
                              <w:instrText xml:space="preserve"> TITLE   \* MERGEFORMAT </w:instrText>
                            </w:r>
                            <w:r>
                              <w:rPr>
                                <w:rFonts w:cs="Tahoma"/>
                                <w:color w:val="FFFFFF" w:themeColor="background1"/>
                                <w:sz w:val="64"/>
                                <w:szCs w:val="64"/>
                              </w:rPr>
                              <w:fldChar w:fldCharType="separate"/>
                            </w:r>
                            <w:r>
                              <w:rPr>
                                <w:rFonts w:cs="Tahoma"/>
                                <w:color w:val="FFFFFF" w:themeColor="background1"/>
                                <w:sz w:val="64"/>
                                <w:szCs w:val="64"/>
                              </w:rPr>
                              <w:t>HTML5 Roadmap: JavaScript Video Control</w:t>
                            </w:r>
                            <w:r>
                              <w:rPr>
                                <w:rFonts w:cs="Tahoma"/>
                                <w:color w:val="FFFFFF" w:themeColor="background1"/>
                                <w:sz w:val="64"/>
                                <w:szCs w:val="64"/>
                              </w:rPr>
                              <w:fldChar w:fldCharType="end"/>
                            </w:r>
                          </w:p>
                          <w:p w14:paraId="67B76ED3" w14:textId="77777777" w:rsidR="009325D5" w:rsidRPr="008E3CCC" w:rsidRDefault="009325D5" w:rsidP="00F017FF">
                            <w:pPr>
                              <w:spacing w:line="192" w:lineRule="auto"/>
                              <w:rPr>
                                <w:rFonts w:cs="Tahoma"/>
                                <w:color w:val="FFFFFF" w:themeColor="background1"/>
                                <w:sz w:val="36"/>
                                <w:szCs w:val="36"/>
                              </w:rPr>
                            </w:pPr>
                            <w:r w:rsidRPr="008E3CCC">
                              <w:rPr>
                                <w:rFonts w:cs="Tahoma"/>
                                <w:color w:val="FFFFFF" w:themeColor="background1"/>
                                <w:sz w:val="36"/>
                                <w:szCs w:val="36"/>
                              </w:rPr>
                              <w:t xml:space="preserve">Version </w:t>
                            </w:r>
                            <w:r w:rsidR="00093D07">
                              <w:rPr>
                                <w:rFonts w:cs="Tahoma"/>
                                <w:color w:val="FFFFFF" w:themeColor="background1"/>
                                <w:sz w:val="36"/>
                                <w:szCs w:val="36"/>
                              </w:rPr>
                              <w:t>0.1</w:t>
                            </w:r>
                            <w:r>
                              <w:rPr>
                                <w:rFonts w:cs="Tahoma"/>
                                <w:color w:val="FFFFFF" w:themeColor="background1"/>
                                <w:sz w:val="36"/>
                                <w:szCs w:val="36"/>
                              </w:rPr>
                              <w:t xml:space="preserve"> </w:t>
                            </w:r>
                          </w:p>
                          <w:p w14:paraId="03238DD1" w14:textId="7BDA0639" w:rsidR="009325D5" w:rsidRPr="008E3CCC" w:rsidRDefault="00D664E6" w:rsidP="00093D07">
                            <w:pPr>
                              <w:spacing w:line="192" w:lineRule="auto"/>
                              <w:rPr>
                                <w:rFonts w:cs="Tahoma"/>
                                <w:color w:val="FFFFFF" w:themeColor="background1"/>
                                <w:sz w:val="36"/>
                                <w:szCs w:val="36"/>
                              </w:rPr>
                            </w:pPr>
                            <w:r>
                              <w:rPr>
                                <w:rFonts w:cs="Tahoma"/>
                                <w:color w:val="FFFFFF" w:themeColor="background1"/>
                                <w:sz w:val="36"/>
                                <w:szCs w:val="36"/>
                              </w:rPr>
                              <w:t>Aug 1</w:t>
                            </w:r>
                            <w:r w:rsidR="009552F9">
                              <w:rPr>
                                <w:rFonts w:cs="Tahoma"/>
                                <w:color w:val="FFFFFF" w:themeColor="background1"/>
                                <w:sz w:val="36"/>
                                <w:szCs w:val="36"/>
                              </w:rPr>
                              <w:t>9</w:t>
                            </w:r>
                            <w:r w:rsidR="00093D07">
                              <w:rPr>
                                <w:rFonts w:cs="Tahoma"/>
                                <w:color w:val="FFFFFF" w:themeColor="background1"/>
                                <w:sz w:val="36"/>
                                <w:szCs w:val="36"/>
                              </w:rPr>
                              <w:t>, 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45pt;margin-top:170.7pt;width:540.85pt;height:16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" filled="f" stroked="f">
                <v:textbox>
                  <w:txbxContent>
                    <w:p w14:paraId="2AB11D22" w14:textId="77777777" w:rsidR="009325D5" w:rsidRPr="003D5E0B" w:rsidRDefault="00093D07" w:rsidP="003D5E0B">
                      <w:pPr>
                        <w:spacing w:line="204" w:lineRule="auto"/>
                        <w:rPr>
                          <w:rFonts w:cs="Tahoma"/>
                          <w:color w:val="FFFFFF" w:themeColor="background1"/>
                          <w:sz w:val="64"/>
                          <w:szCs w:val="64"/>
                        </w:rPr>
                      </w:pPr>
                      <w:r>
                        <w:rPr>
                          <w:rFonts w:cs="Tahoma"/>
                          <w:color w:val="FFFFFF" w:themeColor="background1"/>
                          <w:sz w:val="64"/>
                          <w:szCs w:val="64"/>
                        </w:rPr>
                        <w:fldChar w:fldCharType="begin"/>
                      </w:r>
                      <w:r>
                        <w:rPr>
                          <w:rFonts w:cs="Tahoma"/>
                          <w:color w:val="FFFFFF" w:themeColor="background1"/>
                          <w:sz w:val="64"/>
                          <w:szCs w:val="64"/>
                        </w:rPr>
                        <w:instrText xml:space="preserve"> TITLE   \* MERGEFORMAT </w:instrText>
                      </w:r>
                      <w:r>
                        <w:rPr>
                          <w:rFonts w:cs="Tahoma"/>
                          <w:color w:val="FFFFFF" w:themeColor="background1"/>
                          <w:sz w:val="64"/>
                          <w:szCs w:val="64"/>
                        </w:rPr>
                        <w:fldChar w:fldCharType="separate"/>
                      </w:r>
                      <w:r>
                        <w:rPr>
                          <w:rFonts w:cs="Tahoma"/>
                          <w:color w:val="FFFFFF" w:themeColor="background1"/>
                          <w:sz w:val="64"/>
                          <w:szCs w:val="64"/>
                        </w:rPr>
                        <w:t>HTML5 Roadmap: JavaScript Video Control</w:t>
                      </w:r>
                      <w:r>
                        <w:rPr>
                          <w:rFonts w:cs="Tahoma"/>
                          <w:color w:val="FFFFFF" w:themeColor="background1"/>
                          <w:sz w:val="64"/>
                          <w:szCs w:val="64"/>
                        </w:rPr>
                        <w:fldChar w:fldCharType="end"/>
                      </w:r>
                    </w:p>
                    <w:p w14:paraId="67B76ED3" w14:textId="77777777" w:rsidR="009325D5" w:rsidRPr="008E3CCC" w:rsidRDefault="009325D5" w:rsidP="00F017FF">
                      <w:pPr>
                        <w:spacing w:line="192" w:lineRule="auto"/>
                        <w:rPr>
                          <w:rFonts w:cs="Tahoma"/>
                          <w:color w:val="FFFFFF" w:themeColor="background1"/>
                          <w:sz w:val="36"/>
                          <w:szCs w:val="36"/>
                        </w:rPr>
                      </w:pPr>
                      <w:r w:rsidRPr="008E3CCC">
                        <w:rPr>
                          <w:rFonts w:cs="Tahoma"/>
                          <w:color w:val="FFFFFF" w:themeColor="background1"/>
                          <w:sz w:val="36"/>
                          <w:szCs w:val="36"/>
                        </w:rPr>
                        <w:t xml:space="preserve">Version </w:t>
                      </w:r>
                      <w:r w:rsidR="00093D07">
                        <w:rPr>
                          <w:rFonts w:cs="Tahoma"/>
                          <w:color w:val="FFFFFF" w:themeColor="background1"/>
                          <w:sz w:val="36"/>
                          <w:szCs w:val="36"/>
                        </w:rPr>
                        <w:t>0.1</w:t>
                      </w:r>
                      <w:r>
                        <w:rPr>
                          <w:rFonts w:cs="Tahoma"/>
                          <w:color w:val="FFFFFF" w:themeColor="background1"/>
                          <w:sz w:val="36"/>
                          <w:szCs w:val="36"/>
                        </w:rPr>
                        <w:t xml:space="preserve"> </w:t>
                      </w:r>
                    </w:p>
                    <w:p w14:paraId="03238DD1" w14:textId="7BDA0639" w:rsidR="009325D5" w:rsidRPr="008E3CCC" w:rsidRDefault="00D664E6" w:rsidP="00093D07">
                      <w:pPr>
                        <w:spacing w:line="192" w:lineRule="auto"/>
                        <w:rPr>
                          <w:rFonts w:cs="Tahoma"/>
                          <w:color w:val="FFFFFF" w:themeColor="background1"/>
                          <w:sz w:val="36"/>
                          <w:szCs w:val="36"/>
                        </w:rPr>
                      </w:pPr>
                      <w:r>
                        <w:rPr>
                          <w:rFonts w:cs="Tahoma"/>
                          <w:color w:val="FFFFFF" w:themeColor="background1"/>
                          <w:sz w:val="36"/>
                          <w:szCs w:val="36"/>
                        </w:rPr>
                        <w:t>Aug 1</w:t>
                      </w:r>
                      <w:r w:rsidR="009552F9">
                        <w:rPr>
                          <w:rFonts w:cs="Tahoma"/>
                          <w:color w:val="FFFFFF" w:themeColor="background1"/>
                          <w:sz w:val="36"/>
                          <w:szCs w:val="36"/>
                        </w:rPr>
                        <w:t>9</w:t>
                      </w:r>
                      <w:r w:rsidR="00093D07">
                        <w:rPr>
                          <w:rFonts w:cs="Tahoma"/>
                          <w:color w:val="FFFFFF" w:themeColor="background1"/>
                          <w:sz w:val="36"/>
                          <w:szCs w:val="36"/>
                        </w:rPr>
                        <w:t>, 2015</w:t>
                      </w:r>
                    </w:p>
                  </w:txbxContent>
                </v:textbox>
              </v:shape>
            </w:pict>
          </mc:Fallback>
        </mc:AlternateContent>
      </w:r>
      <w:r w:rsidR="00A4248C">
        <w:rPr>
          <w:rFonts w:cs="Tahoma"/>
          <w:noProof/>
        </w:rPr>
        <w:drawing>
          <wp:anchor distT="0" distB="0" distL="114300" distR="114300" simplePos="0" relativeHeight="251665408" behindDoc="1" locked="0" layoutInCell="1" allowOverlap="1" wp14:anchorId="5671A460" wp14:editId="60BBE10C">
            <wp:simplePos x="0" y="0"/>
            <wp:positionH relativeFrom="leftMargin">
              <wp:posOffset>231775</wp:posOffset>
            </wp:positionH>
            <wp:positionV relativeFrom="topMargin">
              <wp:posOffset>299720</wp:posOffset>
            </wp:positionV>
            <wp:extent cx="7315200" cy="9601200"/>
            <wp:effectExtent l="0" t="0" r="0" b="0"/>
            <wp:wrapThrough wrapText="bothSides">
              <wp:wrapPolygon edited="0">
                <wp:start x="0" y="0"/>
                <wp:lineTo x="0" y="21557"/>
                <wp:lineTo x="21544" y="21557"/>
                <wp:lineTo x="21544" y="0"/>
                <wp:lineTo x="0" y="0"/>
              </wp:wrapPolygon>
            </wp:wrapThrough>
            <wp:docPr id="7" name="Picture 7" descr="C:\SE_Projects\Style Guide\STB_Sys_Spec\Draft 8\Frontcover_draft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SE_Projects\Style Guide\STB_Sys_Spec\Draft 8\Frontcover_draft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15200" cy="960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E95839" w14:textId="77777777" w:rsidR="00D54B8C" w:rsidRDefault="00D54B8C" w:rsidP="00D54B8C">
      <w:pPr>
        <w:pStyle w:val="Heading1"/>
        <w:numPr>
          <w:ilvl w:val="0"/>
          <w:numId w:val="0"/>
        </w:numPr>
      </w:pPr>
      <w:bookmarkStart w:id="0" w:name="_Toc426532234"/>
      <w:bookmarkStart w:id="1" w:name="_Toc427313068"/>
      <w:bookmarkStart w:id="2" w:name="_Toc426532235"/>
      <w:r>
        <w:lastRenderedPageBreak/>
        <w:t>Document Information and Approvals</w:t>
      </w:r>
      <w:bookmarkEnd w:id="0"/>
      <w:bookmarkEnd w:id="1"/>
    </w:p>
    <w:p w14:paraId="4BEA36A2" w14:textId="77777777" w:rsidR="00D54B8C" w:rsidRDefault="00D54B8C" w:rsidP="00D54B8C">
      <w:pPr>
        <w:pStyle w:val="Heading2"/>
      </w:pPr>
      <w:bookmarkStart w:id="3" w:name="_Toc427313069"/>
      <w:r>
        <w:t>Document Information</w:t>
      </w:r>
      <w:bookmarkEnd w:id="2"/>
      <w:bookmarkEnd w:id="3"/>
    </w:p>
    <w:p w14:paraId="733EB9F8" w14:textId="77777777" w:rsidR="00D54B8C" w:rsidRPr="00847512" w:rsidRDefault="00D54B8C" w:rsidP="00D54B8C">
      <w:pPr>
        <w:spacing w:before="0" w:after="0" w:line="240" w:lineRule="auto"/>
      </w:pPr>
    </w:p>
    <w:tbl>
      <w:tblPr>
        <w:tblStyle w:val="TableGrid"/>
        <w:tblW w:w="9648" w:type="dxa"/>
        <w:tblLook w:val="04A0" w:firstRow="1" w:lastRow="0" w:firstColumn="1" w:lastColumn="0" w:noHBand="0" w:noVBand="1"/>
      </w:tblPr>
      <w:tblGrid>
        <w:gridCol w:w="3078"/>
        <w:gridCol w:w="270"/>
        <w:gridCol w:w="1062"/>
        <w:gridCol w:w="468"/>
        <w:gridCol w:w="2160"/>
        <w:gridCol w:w="2610"/>
      </w:tblGrid>
      <w:tr w:rsidR="00D54B8C" w14:paraId="08989DD9" w14:textId="77777777" w:rsidTr="00750AA9">
        <w:trPr>
          <w:trHeight w:val="603"/>
        </w:trPr>
        <w:tc>
          <w:tcPr>
            <w:tcW w:w="3078" w:type="dxa"/>
            <w:tcBorders>
              <w:top w:val="single" w:sz="18" w:space="0" w:color="F96A1B" w:themeColor="accent2"/>
              <w:left w:val="single" w:sz="18" w:space="0" w:color="F96A1B" w:themeColor="accent2"/>
              <w:bottom w:val="single" w:sz="18" w:space="0" w:color="F96A1B" w:themeColor="accent2"/>
              <w:right w:val="nil"/>
            </w:tcBorders>
            <w:shd w:val="clear" w:color="auto" w:fill="FFFFFF" w:themeFill="background1"/>
            <w:vAlign w:val="center"/>
          </w:tcPr>
          <w:p w14:paraId="4871461F" w14:textId="77777777" w:rsidR="00D54B8C" w:rsidRPr="00901CEE" w:rsidRDefault="00D54B8C" w:rsidP="00750AA9">
            <w:pPr>
              <w:rPr>
                <w:b/>
              </w:rPr>
            </w:pPr>
            <w:r>
              <w:rPr>
                <w:b/>
              </w:rPr>
              <w:t xml:space="preserve">Author: </w:t>
            </w:r>
          </w:p>
        </w:tc>
        <w:tc>
          <w:tcPr>
            <w:tcW w:w="270" w:type="dxa"/>
            <w:tcBorders>
              <w:top w:val="single" w:sz="18" w:space="0" w:color="F96A1B" w:themeColor="accent2"/>
              <w:left w:val="nil"/>
              <w:bottom w:val="single" w:sz="18" w:space="0" w:color="F96A1B" w:themeColor="accent2"/>
              <w:right w:val="nil"/>
            </w:tcBorders>
            <w:shd w:val="clear" w:color="auto" w:fill="FFFFFF" w:themeFill="background1"/>
            <w:vAlign w:val="center"/>
          </w:tcPr>
          <w:p w14:paraId="3C9BE3CF" w14:textId="77777777" w:rsidR="00D54B8C" w:rsidRPr="00901CEE" w:rsidRDefault="00D54B8C" w:rsidP="00750AA9">
            <w:pPr>
              <w:rPr>
                <w:b/>
              </w:rPr>
            </w:pPr>
          </w:p>
        </w:tc>
        <w:tc>
          <w:tcPr>
            <w:tcW w:w="6300" w:type="dxa"/>
            <w:gridSpan w:val="4"/>
            <w:tcBorders>
              <w:top w:val="single" w:sz="18" w:space="0" w:color="F96A1B" w:themeColor="accent2"/>
              <w:left w:val="nil"/>
              <w:bottom w:val="single" w:sz="18" w:space="0" w:color="F96A1B" w:themeColor="accent2"/>
              <w:right w:val="single" w:sz="18" w:space="0" w:color="F96A1B" w:themeColor="accent2"/>
            </w:tcBorders>
            <w:shd w:val="clear" w:color="auto" w:fill="FFFFFF" w:themeFill="background1"/>
            <w:vAlign w:val="center"/>
          </w:tcPr>
          <w:p w14:paraId="437F6027" w14:textId="77777777" w:rsidR="00D54B8C" w:rsidRPr="00901CEE" w:rsidRDefault="00D54B8C" w:rsidP="00750AA9">
            <w:r>
              <w:rPr>
                <w:b/>
              </w:rPr>
              <w:t>John Sanders</w:t>
            </w:r>
          </w:p>
        </w:tc>
      </w:tr>
      <w:tr w:rsidR="00D54B8C" w14:paraId="633382D8" w14:textId="77777777" w:rsidTr="00750AA9">
        <w:trPr>
          <w:trHeight w:val="198"/>
        </w:trPr>
        <w:tc>
          <w:tcPr>
            <w:tcW w:w="3078" w:type="dxa"/>
            <w:tcBorders>
              <w:top w:val="single" w:sz="18" w:space="0" w:color="F96A1B" w:themeColor="accent2"/>
              <w:left w:val="nil"/>
              <w:bottom w:val="single" w:sz="18" w:space="0" w:color="F96A1B" w:themeColor="accent2"/>
              <w:right w:val="nil"/>
            </w:tcBorders>
            <w:vAlign w:val="center"/>
          </w:tcPr>
          <w:p w14:paraId="61EC53F7" w14:textId="77777777" w:rsidR="00D54B8C" w:rsidRPr="00670BA6" w:rsidRDefault="00D54B8C" w:rsidP="00750AA9"/>
        </w:tc>
        <w:tc>
          <w:tcPr>
            <w:tcW w:w="1332" w:type="dxa"/>
            <w:gridSpan w:val="2"/>
            <w:tcBorders>
              <w:top w:val="single" w:sz="18" w:space="0" w:color="F96A1B" w:themeColor="accent2"/>
              <w:left w:val="nil"/>
              <w:bottom w:val="single" w:sz="18" w:space="0" w:color="F96A1B" w:themeColor="accent2"/>
              <w:right w:val="nil"/>
            </w:tcBorders>
            <w:vAlign w:val="center"/>
          </w:tcPr>
          <w:p w14:paraId="425E052B" w14:textId="77777777" w:rsidR="00D54B8C" w:rsidRPr="00670BA6" w:rsidRDefault="00D54B8C" w:rsidP="00750AA9"/>
        </w:tc>
        <w:tc>
          <w:tcPr>
            <w:tcW w:w="468" w:type="dxa"/>
            <w:tcBorders>
              <w:top w:val="single" w:sz="18" w:space="0" w:color="F96A1B" w:themeColor="accent2"/>
              <w:left w:val="nil"/>
              <w:bottom w:val="nil"/>
              <w:right w:val="nil"/>
            </w:tcBorders>
            <w:shd w:val="clear" w:color="auto" w:fill="auto"/>
            <w:vAlign w:val="center"/>
          </w:tcPr>
          <w:p w14:paraId="2BF925AE" w14:textId="77777777" w:rsidR="00D54B8C" w:rsidRPr="00670BA6" w:rsidRDefault="00D54B8C" w:rsidP="00750AA9"/>
        </w:tc>
        <w:tc>
          <w:tcPr>
            <w:tcW w:w="2160" w:type="dxa"/>
            <w:tcBorders>
              <w:top w:val="single" w:sz="18" w:space="0" w:color="F96A1B" w:themeColor="accent2"/>
              <w:left w:val="nil"/>
              <w:bottom w:val="single" w:sz="18" w:space="0" w:color="F96A1B" w:themeColor="accent2"/>
              <w:right w:val="nil"/>
            </w:tcBorders>
            <w:vAlign w:val="center"/>
          </w:tcPr>
          <w:p w14:paraId="10273CA3" w14:textId="77777777" w:rsidR="00D54B8C" w:rsidRPr="00670BA6" w:rsidRDefault="00D54B8C" w:rsidP="00750AA9"/>
        </w:tc>
        <w:tc>
          <w:tcPr>
            <w:tcW w:w="2610" w:type="dxa"/>
            <w:tcBorders>
              <w:top w:val="single" w:sz="18" w:space="0" w:color="F96A1B" w:themeColor="accent2"/>
              <w:left w:val="nil"/>
              <w:bottom w:val="single" w:sz="18" w:space="0" w:color="F96A1B" w:themeColor="accent2"/>
              <w:right w:val="nil"/>
            </w:tcBorders>
            <w:vAlign w:val="center"/>
          </w:tcPr>
          <w:p w14:paraId="4C4DE413" w14:textId="77777777" w:rsidR="00D54B8C" w:rsidRPr="00670BA6" w:rsidRDefault="00D54B8C" w:rsidP="00750AA9"/>
        </w:tc>
      </w:tr>
      <w:tr w:rsidR="00D54B8C" w14:paraId="21D488C5" w14:textId="77777777" w:rsidTr="00750AA9">
        <w:trPr>
          <w:trHeight w:val="648"/>
        </w:trPr>
        <w:tc>
          <w:tcPr>
            <w:tcW w:w="3078" w:type="dxa"/>
            <w:tcBorders>
              <w:top w:val="single" w:sz="18" w:space="0" w:color="F96A1B" w:themeColor="accent2"/>
              <w:left w:val="single" w:sz="18" w:space="0" w:color="F96A1B" w:themeColor="accent2"/>
              <w:bottom w:val="single" w:sz="18" w:space="0" w:color="F96A1B" w:themeColor="accent2"/>
              <w:right w:val="nil"/>
            </w:tcBorders>
            <w:shd w:val="clear" w:color="auto" w:fill="FFFFFF" w:themeFill="background1"/>
            <w:vAlign w:val="center"/>
          </w:tcPr>
          <w:p w14:paraId="4A2F7F6C" w14:textId="77777777" w:rsidR="00D54B8C" w:rsidRPr="00901CEE" w:rsidRDefault="00D54B8C" w:rsidP="00750AA9">
            <w:pPr>
              <w:rPr>
                <w:b/>
              </w:rPr>
            </w:pPr>
            <w:r w:rsidRPr="00901CEE">
              <w:rPr>
                <w:b/>
              </w:rPr>
              <w:t>CNF/CR#</w:t>
            </w:r>
          </w:p>
        </w:tc>
        <w:tc>
          <w:tcPr>
            <w:tcW w:w="1332" w:type="dxa"/>
            <w:gridSpan w:val="2"/>
            <w:tcBorders>
              <w:top w:val="single" w:sz="18" w:space="0" w:color="F96A1B" w:themeColor="accent2"/>
              <w:left w:val="nil"/>
              <w:bottom w:val="single" w:sz="18" w:space="0" w:color="F96A1B" w:themeColor="accent2"/>
              <w:right w:val="single" w:sz="18" w:space="0" w:color="F96A1B" w:themeColor="accent2"/>
            </w:tcBorders>
            <w:shd w:val="clear" w:color="auto" w:fill="FFFFFF" w:themeFill="background1"/>
            <w:vAlign w:val="center"/>
          </w:tcPr>
          <w:p w14:paraId="1B381BBE" w14:textId="77777777" w:rsidR="00D54B8C" w:rsidRPr="00901CEE" w:rsidRDefault="00D664E6" w:rsidP="00750AA9">
            <w:r>
              <w:t>CNF-390</w:t>
            </w:r>
          </w:p>
        </w:tc>
        <w:tc>
          <w:tcPr>
            <w:tcW w:w="468" w:type="dxa"/>
            <w:tcBorders>
              <w:top w:val="nil"/>
              <w:left w:val="single" w:sz="18" w:space="0" w:color="F96A1B" w:themeColor="accent2"/>
              <w:bottom w:val="nil"/>
              <w:right w:val="single" w:sz="18" w:space="0" w:color="F96A1B" w:themeColor="accent2"/>
            </w:tcBorders>
            <w:shd w:val="clear" w:color="auto" w:fill="auto"/>
            <w:vAlign w:val="center"/>
          </w:tcPr>
          <w:p w14:paraId="528D02C4" w14:textId="77777777" w:rsidR="00D54B8C" w:rsidRPr="00670BA6" w:rsidRDefault="00D54B8C" w:rsidP="00750AA9"/>
        </w:tc>
        <w:tc>
          <w:tcPr>
            <w:tcW w:w="2160" w:type="dxa"/>
            <w:tcBorders>
              <w:top w:val="single" w:sz="18" w:space="0" w:color="F96A1B" w:themeColor="accent2"/>
              <w:left w:val="single" w:sz="18" w:space="0" w:color="F96A1B" w:themeColor="accent2"/>
              <w:bottom w:val="single" w:sz="18" w:space="0" w:color="F96A1B" w:themeColor="accent2"/>
              <w:right w:val="nil"/>
            </w:tcBorders>
            <w:shd w:val="clear" w:color="auto" w:fill="FFFFFF" w:themeFill="background1"/>
            <w:vAlign w:val="center"/>
          </w:tcPr>
          <w:p w14:paraId="06B002A2" w14:textId="77777777" w:rsidR="00D54B8C" w:rsidRPr="00901CEE" w:rsidRDefault="00D54B8C" w:rsidP="00750AA9">
            <w:pPr>
              <w:rPr>
                <w:b/>
              </w:rPr>
            </w:pPr>
            <w:r>
              <w:rPr>
                <w:b/>
              </w:rPr>
              <w:t>Doc. Number:</w:t>
            </w:r>
          </w:p>
        </w:tc>
        <w:tc>
          <w:tcPr>
            <w:tcW w:w="2610" w:type="dxa"/>
            <w:tcBorders>
              <w:top w:val="single" w:sz="18" w:space="0" w:color="F96A1B" w:themeColor="accent2"/>
              <w:left w:val="nil"/>
              <w:bottom w:val="single" w:sz="18" w:space="0" w:color="F96A1B" w:themeColor="accent2"/>
              <w:right w:val="single" w:sz="18" w:space="0" w:color="F96A1B" w:themeColor="accent2"/>
            </w:tcBorders>
            <w:shd w:val="clear" w:color="auto" w:fill="FFFFFF" w:themeFill="background1"/>
            <w:vAlign w:val="center"/>
          </w:tcPr>
          <w:p w14:paraId="2961A3C5" w14:textId="77777777" w:rsidR="00D54B8C" w:rsidRPr="00901CEE" w:rsidRDefault="00D54B8C" w:rsidP="00750AA9"/>
        </w:tc>
      </w:tr>
    </w:tbl>
    <w:p w14:paraId="718FBCFD" w14:textId="77777777" w:rsidR="00D54B8C" w:rsidRDefault="00D54B8C" w:rsidP="00D54B8C">
      <w:pPr>
        <w:spacing w:before="0" w:after="60"/>
        <w:rPr>
          <w:rFonts w:cs="Tahoma"/>
          <w:i/>
          <w:color w:val="FF0000"/>
          <w:sz w:val="20"/>
        </w:rPr>
      </w:pPr>
    </w:p>
    <w:p w14:paraId="3252246E" w14:textId="77777777" w:rsidR="00D54B8C" w:rsidRDefault="00D54B8C" w:rsidP="00D54B8C">
      <w:pPr>
        <w:pStyle w:val="Heading2"/>
      </w:pPr>
      <w:bookmarkStart w:id="4" w:name="_Toc426532236"/>
      <w:bookmarkStart w:id="5" w:name="_Toc427313070"/>
      <w:r>
        <w:t>Approvals</w:t>
      </w:r>
      <w:bookmarkEnd w:id="4"/>
      <w:bookmarkEnd w:id="5"/>
    </w:p>
    <w:p w14:paraId="144C66CE" w14:textId="77777777" w:rsidR="00D54B8C" w:rsidRDefault="00D54B8C" w:rsidP="00D54B8C">
      <w:pPr>
        <w:spacing w:before="0" w:after="60"/>
        <w:rPr>
          <w:rFonts w:cs="Tahoma"/>
          <w:i/>
          <w:color w:val="FF0000"/>
          <w:sz w:val="20"/>
        </w:rPr>
      </w:pPr>
    </w:p>
    <w:tbl>
      <w:tblPr>
        <w:tblStyle w:val="TableGrid"/>
        <w:tblW w:w="9648" w:type="dxa"/>
        <w:tblLook w:val="04A0" w:firstRow="1" w:lastRow="0" w:firstColumn="1" w:lastColumn="0" w:noHBand="0" w:noVBand="1"/>
      </w:tblPr>
      <w:tblGrid>
        <w:gridCol w:w="1915"/>
        <w:gridCol w:w="3683"/>
        <w:gridCol w:w="1440"/>
        <w:gridCol w:w="2610"/>
      </w:tblGrid>
      <w:tr w:rsidR="00D664E6" w14:paraId="6C27FF88" w14:textId="77777777" w:rsidTr="00D664E6">
        <w:trPr>
          <w:trHeight w:val="323"/>
        </w:trPr>
        <w:tc>
          <w:tcPr>
            <w:tcW w:w="1915" w:type="dxa"/>
            <w:vMerge w:val="restart"/>
            <w:tcBorders>
              <w:top w:val="single" w:sz="18" w:space="0" w:color="F96A1B" w:themeColor="accent2"/>
              <w:left w:val="single" w:sz="18" w:space="0" w:color="F96A1B" w:themeColor="accent2"/>
              <w:right w:val="nil"/>
            </w:tcBorders>
            <w:shd w:val="clear" w:color="auto" w:fill="FFFFFF" w:themeFill="background1"/>
            <w:vAlign w:val="center"/>
          </w:tcPr>
          <w:p w14:paraId="5210B451" w14:textId="77777777" w:rsidR="00D664E6" w:rsidRPr="00901CEE" w:rsidRDefault="00D664E6" w:rsidP="00750AA9">
            <w:pPr>
              <w:rPr>
                <w:b/>
              </w:rPr>
            </w:pPr>
            <w:r>
              <w:rPr>
                <w:b/>
              </w:rPr>
              <w:t xml:space="preserve">STB Lead*: </w:t>
            </w:r>
          </w:p>
        </w:tc>
        <w:tc>
          <w:tcPr>
            <w:tcW w:w="3683" w:type="dxa"/>
            <w:tcBorders>
              <w:top w:val="single" w:sz="18" w:space="0" w:color="F96A1B" w:themeColor="accent2"/>
              <w:left w:val="nil"/>
              <w:bottom w:val="nil"/>
              <w:right w:val="single" w:sz="18" w:space="0" w:color="F96A1B" w:themeColor="accent2"/>
            </w:tcBorders>
            <w:shd w:val="clear" w:color="auto" w:fill="FFFFFF" w:themeFill="background1"/>
            <w:vAlign w:val="center"/>
          </w:tcPr>
          <w:p w14:paraId="65E26C34" w14:textId="77777777" w:rsidR="00D664E6" w:rsidRPr="00670BA6" w:rsidRDefault="00D664E6" w:rsidP="00750AA9"/>
        </w:tc>
        <w:tc>
          <w:tcPr>
            <w:tcW w:w="1440" w:type="dxa"/>
            <w:vMerge w:val="restart"/>
            <w:tcBorders>
              <w:top w:val="single" w:sz="18" w:space="0" w:color="F96A1B" w:themeColor="accent2"/>
              <w:left w:val="single" w:sz="18" w:space="0" w:color="F96A1B" w:themeColor="accent2"/>
              <w:right w:val="nil"/>
            </w:tcBorders>
            <w:shd w:val="clear" w:color="auto" w:fill="FFFFFF" w:themeFill="background1"/>
            <w:vAlign w:val="center"/>
          </w:tcPr>
          <w:p w14:paraId="3A5DEC7E" w14:textId="77777777" w:rsidR="00D664E6" w:rsidRDefault="00D664E6" w:rsidP="00750AA9">
            <w:pPr>
              <w:rPr>
                <w:b/>
              </w:rPr>
            </w:pPr>
            <w:r>
              <w:rPr>
                <w:b/>
              </w:rPr>
              <w:t>Date:</w:t>
            </w:r>
          </w:p>
        </w:tc>
        <w:tc>
          <w:tcPr>
            <w:tcW w:w="2610" w:type="dxa"/>
            <w:vMerge w:val="restart"/>
            <w:tcBorders>
              <w:top w:val="single" w:sz="18" w:space="0" w:color="F96A1B" w:themeColor="accent2"/>
              <w:left w:val="nil"/>
              <w:right w:val="single" w:sz="18" w:space="0" w:color="F96A1B" w:themeColor="accent2"/>
            </w:tcBorders>
            <w:shd w:val="clear" w:color="auto" w:fill="FFFFFF" w:themeFill="background1"/>
            <w:vAlign w:val="center"/>
          </w:tcPr>
          <w:p w14:paraId="4046834D" w14:textId="77777777" w:rsidR="00D664E6" w:rsidRPr="00901CEE" w:rsidRDefault="00D664E6" w:rsidP="00750AA9"/>
        </w:tc>
      </w:tr>
      <w:tr w:rsidR="00D664E6" w14:paraId="7866AEF3" w14:textId="77777777" w:rsidTr="00D664E6">
        <w:trPr>
          <w:trHeight w:val="322"/>
        </w:trPr>
        <w:tc>
          <w:tcPr>
            <w:tcW w:w="1915" w:type="dxa"/>
            <w:vMerge/>
            <w:tcBorders>
              <w:left w:val="single" w:sz="18" w:space="0" w:color="F96A1B" w:themeColor="accent2"/>
              <w:bottom w:val="single" w:sz="18" w:space="0" w:color="F96A1B" w:themeColor="accent2"/>
              <w:right w:val="nil"/>
            </w:tcBorders>
            <w:shd w:val="clear" w:color="auto" w:fill="FFFFFF" w:themeFill="background1"/>
            <w:vAlign w:val="center"/>
          </w:tcPr>
          <w:p w14:paraId="5582E716" w14:textId="77777777" w:rsidR="00D664E6" w:rsidRDefault="00D664E6" w:rsidP="00750AA9">
            <w:pPr>
              <w:rPr>
                <w:b/>
              </w:rPr>
            </w:pPr>
          </w:p>
        </w:tc>
        <w:tc>
          <w:tcPr>
            <w:tcW w:w="3683" w:type="dxa"/>
            <w:tcBorders>
              <w:top w:val="nil"/>
              <w:left w:val="nil"/>
              <w:bottom w:val="single" w:sz="18" w:space="0" w:color="F96A1B" w:themeColor="accent2"/>
              <w:right w:val="single" w:sz="18" w:space="0" w:color="F96A1B" w:themeColor="accent2"/>
            </w:tcBorders>
            <w:shd w:val="clear" w:color="auto" w:fill="FFFFFF" w:themeFill="background1"/>
            <w:vAlign w:val="center"/>
          </w:tcPr>
          <w:p w14:paraId="19E81960" w14:textId="77777777" w:rsidR="00D664E6" w:rsidRPr="00670BA6" w:rsidRDefault="00D664E6" w:rsidP="00D664E6">
            <w:pPr>
              <w:spacing w:before="120"/>
              <w:jc w:val="right"/>
            </w:pPr>
            <w:r>
              <w:t>Pankaj Lenka</w:t>
            </w:r>
          </w:p>
        </w:tc>
        <w:tc>
          <w:tcPr>
            <w:tcW w:w="1440" w:type="dxa"/>
            <w:vMerge/>
            <w:tcBorders>
              <w:left w:val="single" w:sz="18" w:space="0" w:color="F96A1B" w:themeColor="accent2"/>
              <w:bottom w:val="single" w:sz="18" w:space="0" w:color="F96A1B" w:themeColor="accent2"/>
              <w:right w:val="nil"/>
            </w:tcBorders>
            <w:shd w:val="clear" w:color="auto" w:fill="FFFFFF" w:themeFill="background1"/>
            <w:vAlign w:val="center"/>
          </w:tcPr>
          <w:p w14:paraId="78223E4E" w14:textId="77777777" w:rsidR="00D664E6" w:rsidRDefault="00D664E6" w:rsidP="00750AA9">
            <w:pPr>
              <w:rPr>
                <w:b/>
              </w:rPr>
            </w:pPr>
          </w:p>
        </w:tc>
        <w:tc>
          <w:tcPr>
            <w:tcW w:w="2610" w:type="dxa"/>
            <w:vMerge/>
            <w:tcBorders>
              <w:left w:val="nil"/>
              <w:bottom w:val="single" w:sz="18" w:space="0" w:color="F96A1B" w:themeColor="accent2"/>
              <w:right w:val="single" w:sz="18" w:space="0" w:color="F96A1B" w:themeColor="accent2"/>
            </w:tcBorders>
            <w:shd w:val="clear" w:color="auto" w:fill="FFFFFF" w:themeFill="background1"/>
            <w:vAlign w:val="center"/>
          </w:tcPr>
          <w:p w14:paraId="54BD2CA6" w14:textId="77777777" w:rsidR="00D664E6" w:rsidRPr="00901CEE" w:rsidRDefault="00D664E6" w:rsidP="00750AA9"/>
        </w:tc>
      </w:tr>
      <w:tr w:rsidR="00D664E6" w14:paraId="54A10A63" w14:textId="77777777" w:rsidTr="00D664E6">
        <w:trPr>
          <w:trHeight w:val="323"/>
        </w:trPr>
        <w:tc>
          <w:tcPr>
            <w:tcW w:w="1915" w:type="dxa"/>
            <w:vMerge w:val="restart"/>
            <w:tcBorders>
              <w:top w:val="single" w:sz="18" w:space="0" w:color="F96A1B" w:themeColor="accent2"/>
              <w:left w:val="single" w:sz="18" w:space="0" w:color="F96A1B" w:themeColor="accent2"/>
              <w:right w:val="nil"/>
            </w:tcBorders>
            <w:shd w:val="clear" w:color="auto" w:fill="FFFFFF" w:themeFill="background1"/>
            <w:vAlign w:val="center"/>
          </w:tcPr>
          <w:p w14:paraId="16528788" w14:textId="77777777" w:rsidR="00D664E6" w:rsidRDefault="00D664E6" w:rsidP="00750AA9">
            <w:pPr>
              <w:rPr>
                <w:b/>
              </w:rPr>
            </w:pPr>
            <w:r>
              <w:rPr>
                <w:b/>
              </w:rPr>
              <w:t xml:space="preserve">Test Lead*: </w:t>
            </w:r>
          </w:p>
        </w:tc>
        <w:tc>
          <w:tcPr>
            <w:tcW w:w="3683" w:type="dxa"/>
            <w:tcBorders>
              <w:top w:val="single" w:sz="18" w:space="0" w:color="F96A1B" w:themeColor="accent2"/>
              <w:left w:val="nil"/>
              <w:bottom w:val="nil"/>
              <w:right w:val="single" w:sz="18" w:space="0" w:color="F96A1B" w:themeColor="accent2"/>
            </w:tcBorders>
            <w:shd w:val="clear" w:color="auto" w:fill="FFFFFF" w:themeFill="background1"/>
            <w:vAlign w:val="center"/>
          </w:tcPr>
          <w:p w14:paraId="77262B91" w14:textId="77777777" w:rsidR="00D664E6" w:rsidRPr="00670BA6" w:rsidRDefault="00D664E6" w:rsidP="00750AA9"/>
        </w:tc>
        <w:tc>
          <w:tcPr>
            <w:tcW w:w="1440" w:type="dxa"/>
            <w:vMerge w:val="restart"/>
            <w:tcBorders>
              <w:top w:val="single" w:sz="18" w:space="0" w:color="F96A1B" w:themeColor="accent2"/>
              <w:left w:val="single" w:sz="18" w:space="0" w:color="F96A1B" w:themeColor="accent2"/>
              <w:right w:val="nil"/>
            </w:tcBorders>
            <w:shd w:val="clear" w:color="auto" w:fill="FFFFFF" w:themeFill="background1"/>
            <w:vAlign w:val="center"/>
          </w:tcPr>
          <w:p w14:paraId="0E625E9A" w14:textId="77777777" w:rsidR="00D664E6" w:rsidRDefault="00D664E6" w:rsidP="00750AA9">
            <w:pPr>
              <w:rPr>
                <w:b/>
              </w:rPr>
            </w:pPr>
            <w:r>
              <w:rPr>
                <w:b/>
              </w:rPr>
              <w:t>Date:</w:t>
            </w:r>
          </w:p>
        </w:tc>
        <w:tc>
          <w:tcPr>
            <w:tcW w:w="2610" w:type="dxa"/>
            <w:vMerge w:val="restart"/>
            <w:tcBorders>
              <w:top w:val="single" w:sz="18" w:space="0" w:color="F96A1B" w:themeColor="accent2"/>
              <w:left w:val="nil"/>
              <w:right w:val="single" w:sz="18" w:space="0" w:color="F96A1B" w:themeColor="accent2"/>
            </w:tcBorders>
            <w:shd w:val="clear" w:color="auto" w:fill="FFFFFF" w:themeFill="background1"/>
            <w:vAlign w:val="center"/>
          </w:tcPr>
          <w:p w14:paraId="6ED3F669" w14:textId="77777777" w:rsidR="00D664E6" w:rsidRPr="00901CEE" w:rsidRDefault="00D664E6" w:rsidP="00750AA9"/>
        </w:tc>
      </w:tr>
      <w:tr w:rsidR="00D664E6" w14:paraId="5784B910" w14:textId="77777777" w:rsidTr="00D664E6">
        <w:trPr>
          <w:trHeight w:val="322"/>
        </w:trPr>
        <w:tc>
          <w:tcPr>
            <w:tcW w:w="1915" w:type="dxa"/>
            <w:vMerge/>
            <w:tcBorders>
              <w:left w:val="single" w:sz="18" w:space="0" w:color="F96A1B" w:themeColor="accent2"/>
              <w:bottom w:val="single" w:sz="18" w:space="0" w:color="F96A1B" w:themeColor="accent2"/>
              <w:right w:val="nil"/>
            </w:tcBorders>
            <w:shd w:val="clear" w:color="auto" w:fill="FFFFFF" w:themeFill="background1"/>
            <w:vAlign w:val="center"/>
          </w:tcPr>
          <w:p w14:paraId="411855B3" w14:textId="77777777" w:rsidR="00D664E6" w:rsidRDefault="00D664E6" w:rsidP="00750AA9">
            <w:pPr>
              <w:rPr>
                <w:b/>
              </w:rPr>
            </w:pPr>
          </w:p>
        </w:tc>
        <w:tc>
          <w:tcPr>
            <w:tcW w:w="3683" w:type="dxa"/>
            <w:tcBorders>
              <w:top w:val="nil"/>
              <w:left w:val="nil"/>
              <w:bottom w:val="single" w:sz="18" w:space="0" w:color="F96A1B" w:themeColor="accent2"/>
              <w:right w:val="single" w:sz="18" w:space="0" w:color="F96A1B" w:themeColor="accent2"/>
            </w:tcBorders>
            <w:shd w:val="clear" w:color="auto" w:fill="FFFFFF" w:themeFill="background1"/>
            <w:vAlign w:val="center"/>
          </w:tcPr>
          <w:p w14:paraId="5D9C96C8" w14:textId="77777777" w:rsidR="00D664E6" w:rsidRPr="00670BA6" w:rsidRDefault="00D664E6" w:rsidP="00D664E6">
            <w:pPr>
              <w:jc w:val="right"/>
            </w:pPr>
            <w:proofErr w:type="spellStart"/>
            <w:r>
              <w:t>tbd</w:t>
            </w:r>
            <w:proofErr w:type="spellEnd"/>
          </w:p>
        </w:tc>
        <w:tc>
          <w:tcPr>
            <w:tcW w:w="1440" w:type="dxa"/>
            <w:vMerge/>
            <w:tcBorders>
              <w:left w:val="single" w:sz="18" w:space="0" w:color="F96A1B" w:themeColor="accent2"/>
              <w:bottom w:val="single" w:sz="18" w:space="0" w:color="F96A1B" w:themeColor="accent2"/>
              <w:right w:val="nil"/>
            </w:tcBorders>
            <w:shd w:val="clear" w:color="auto" w:fill="FFFFFF" w:themeFill="background1"/>
            <w:vAlign w:val="center"/>
          </w:tcPr>
          <w:p w14:paraId="5B515FEE" w14:textId="77777777" w:rsidR="00D664E6" w:rsidRDefault="00D664E6" w:rsidP="00750AA9">
            <w:pPr>
              <w:rPr>
                <w:b/>
              </w:rPr>
            </w:pPr>
          </w:p>
        </w:tc>
        <w:tc>
          <w:tcPr>
            <w:tcW w:w="2610" w:type="dxa"/>
            <w:vMerge/>
            <w:tcBorders>
              <w:left w:val="nil"/>
              <w:bottom w:val="single" w:sz="18" w:space="0" w:color="F96A1B" w:themeColor="accent2"/>
              <w:right w:val="single" w:sz="18" w:space="0" w:color="F96A1B" w:themeColor="accent2"/>
            </w:tcBorders>
            <w:shd w:val="clear" w:color="auto" w:fill="FFFFFF" w:themeFill="background1"/>
            <w:vAlign w:val="center"/>
          </w:tcPr>
          <w:p w14:paraId="5BDA0F2B" w14:textId="77777777" w:rsidR="00D664E6" w:rsidRPr="00901CEE" w:rsidRDefault="00D664E6" w:rsidP="00750AA9"/>
        </w:tc>
      </w:tr>
      <w:tr w:rsidR="00D664E6" w14:paraId="6C901EFB" w14:textId="77777777" w:rsidTr="00D664E6">
        <w:trPr>
          <w:trHeight w:val="323"/>
        </w:trPr>
        <w:tc>
          <w:tcPr>
            <w:tcW w:w="1915" w:type="dxa"/>
            <w:vMerge w:val="restart"/>
            <w:tcBorders>
              <w:top w:val="single" w:sz="18" w:space="0" w:color="F96A1B" w:themeColor="accent2"/>
              <w:left w:val="single" w:sz="18" w:space="0" w:color="F96A1B" w:themeColor="accent2"/>
              <w:right w:val="nil"/>
            </w:tcBorders>
            <w:shd w:val="clear" w:color="auto" w:fill="FFFFFF" w:themeFill="background1"/>
            <w:vAlign w:val="center"/>
          </w:tcPr>
          <w:p w14:paraId="19BC8FDA" w14:textId="77777777" w:rsidR="00D664E6" w:rsidRDefault="00D664E6" w:rsidP="00750AA9">
            <w:pPr>
              <w:rPr>
                <w:b/>
              </w:rPr>
            </w:pPr>
            <w:r>
              <w:rPr>
                <w:b/>
              </w:rPr>
              <w:t>Architecture Lead*:</w:t>
            </w:r>
          </w:p>
        </w:tc>
        <w:tc>
          <w:tcPr>
            <w:tcW w:w="3683" w:type="dxa"/>
            <w:tcBorders>
              <w:top w:val="single" w:sz="18" w:space="0" w:color="F96A1B" w:themeColor="accent2"/>
              <w:left w:val="nil"/>
              <w:bottom w:val="nil"/>
              <w:right w:val="single" w:sz="18" w:space="0" w:color="F96A1B" w:themeColor="accent2"/>
            </w:tcBorders>
            <w:shd w:val="clear" w:color="auto" w:fill="FFFFFF" w:themeFill="background1"/>
            <w:vAlign w:val="center"/>
          </w:tcPr>
          <w:p w14:paraId="71E76D64" w14:textId="77777777" w:rsidR="00D664E6" w:rsidRPr="00670BA6" w:rsidRDefault="00D664E6" w:rsidP="00750AA9"/>
        </w:tc>
        <w:tc>
          <w:tcPr>
            <w:tcW w:w="1440" w:type="dxa"/>
            <w:vMerge w:val="restart"/>
            <w:tcBorders>
              <w:top w:val="single" w:sz="18" w:space="0" w:color="F96A1B" w:themeColor="accent2"/>
              <w:left w:val="single" w:sz="18" w:space="0" w:color="F96A1B" w:themeColor="accent2"/>
              <w:right w:val="nil"/>
            </w:tcBorders>
            <w:shd w:val="clear" w:color="auto" w:fill="FFFFFF" w:themeFill="background1"/>
            <w:vAlign w:val="center"/>
          </w:tcPr>
          <w:p w14:paraId="565C954E" w14:textId="77777777" w:rsidR="00D664E6" w:rsidRDefault="00D664E6" w:rsidP="00750AA9">
            <w:pPr>
              <w:rPr>
                <w:b/>
              </w:rPr>
            </w:pPr>
            <w:r>
              <w:rPr>
                <w:b/>
              </w:rPr>
              <w:t>Date:</w:t>
            </w:r>
          </w:p>
        </w:tc>
        <w:tc>
          <w:tcPr>
            <w:tcW w:w="2610" w:type="dxa"/>
            <w:vMerge w:val="restart"/>
            <w:tcBorders>
              <w:top w:val="single" w:sz="18" w:space="0" w:color="F96A1B" w:themeColor="accent2"/>
              <w:left w:val="nil"/>
              <w:right w:val="single" w:sz="18" w:space="0" w:color="F96A1B" w:themeColor="accent2"/>
            </w:tcBorders>
            <w:shd w:val="clear" w:color="auto" w:fill="FFFFFF" w:themeFill="background1"/>
            <w:vAlign w:val="center"/>
          </w:tcPr>
          <w:p w14:paraId="38D8B478" w14:textId="77777777" w:rsidR="00D664E6" w:rsidRPr="00901CEE" w:rsidRDefault="00D664E6" w:rsidP="00750AA9"/>
        </w:tc>
      </w:tr>
      <w:tr w:rsidR="00D664E6" w14:paraId="1E1133E4" w14:textId="77777777" w:rsidTr="00D664E6">
        <w:trPr>
          <w:trHeight w:val="322"/>
        </w:trPr>
        <w:tc>
          <w:tcPr>
            <w:tcW w:w="1915" w:type="dxa"/>
            <w:vMerge/>
            <w:tcBorders>
              <w:left w:val="single" w:sz="18" w:space="0" w:color="F96A1B" w:themeColor="accent2"/>
              <w:bottom w:val="single" w:sz="18" w:space="0" w:color="F96A1B" w:themeColor="accent2"/>
              <w:right w:val="nil"/>
            </w:tcBorders>
            <w:shd w:val="clear" w:color="auto" w:fill="FFFFFF" w:themeFill="background1"/>
            <w:vAlign w:val="center"/>
          </w:tcPr>
          <w:p w14:paraId="700176A5" w14:textId="77777777" w:rsidR="00D664E6" w:rsidRDefault="00D664E6" w:rsidP="00750AA9">
            <w:pPr>
              <w:rPr>
                <w:b/>
              </w:rPr>
            </w:pPr>
          </w:p>
        </w:tc>
        <w:tc>
          <w:tcPr>
            <w:tcW w:w="3683" w:type="dxa"/>
            <w:tcBorders>
              <w:top w:val="nil"/>
              <w:left w:val="nil"/>
              <w:bottom w:val="single" w:sz="18" w:space="0" w:color="F96A1B" w:themeColor="accent2"/>
              <w:right w:val="single" w:sz="18" w:space="0" w:color="F96A1B" w:themeColor="accent2"/>
            </w:tcBorders>
            <w:shd w:val="clear" w:color="auto" w:fill="FFFFFF" w:themeFill="background1"/>
            <w:vAlign w:val="center"/>
          </w:tcPr>
          <w:p w14:paraId="033194B3" w14:textId="77777777" w:rsidR="00D664E6" w:rsidRPr="00670BA6" w:rsidRDefault="00D664E6" w:rsidP="00D664E6">
            <w:pPr>
              <w:spacing w:before="120"/>
              <w:jc w:val="right"/>
            </w:pPr>
            <w:proofErr w:type="spellStart"/>
            <w:r>
              <w:t>tbd</w:t>
            </w:r>
            <w:proofErr w:type="spellEnd"/>
          </w:p>
        </w:tc>
        <w:tc>
          <w:tcPr>
            <w:tcW w:w="1440" w:type="dxa"/>
            <w:vMerge/>
            <w:tcBorders>
              <w:left w:val="single" w:sz="18" w:space="0" w:color="F96A1B" w:themeColor="accent2"/>
              <w:bottom w:val="single" w:sz="18" w:space="0" w:color="F96A1B" w:themeColor="accent2"/>
              <w:right w:val="nil"/>
            </w:tcBorders>
            <w:shd w:val="clear" w:color="auto" w:fill="FFFFFF" w:themeFill="background1"/>
            <w:vAlign w:val="center"/>
          </w:tcPr>
          <w:p w14:paraId="20225B24" w14:textId="77777777" w:rsidR="00D664E6" w:rsidRDefault="00D664E6" w:rsidP="00750AA9">
            <w:pPr>
              <w:rPr>
                <w:b/>
              </w:rPr>
            </w:pPr>
          </w:p>
        </w:tc>
        <w:tc>
          <w:tcPr>
            <w:tcW w:w="2610" w:type="dxa"/>
            <w:vMerge/>
            <w:tcBorders>
              <w:left w:val="nil"/>
              <w:bottom w:val="single" w:sz="18" w:space="0" w:color="F96A1B" w:themeColor="accent2"/>
              <w:right w:val="single" w:sz="18" w:space="0" w:color="F96A1B" w:themeColor="accent2"/>
            </w:tcBorders>
            <w:shd w:val="clear" w:color="auto" w:fill="FFFFFF" w:themeFill="background1"/>
            <w:vAlign w:val="center"/>
          </w:tcPr>
          <w:p w14:paraId="610F2BD3" w14:textId="77777777" w:rsidR="00D664E6" w:rsidRPr="00901CEE" w:rsidRDefault="00D664E6" w:rsidP="00750AA9"/>
        </w:tc>
      </w:tr>
    </w:tbl>
    <w:p w14:paraId="15007D6F" w14:textId="77777777" w:rsidR="00D54B8C" w:rsidRDefault="00D54B8C" w:rsidP="00D54B8C">
      <w:pPr>
        <w:spacing w:before="0" w:after="60"/>
        <w:rPr>
          <w:i/>
          <w:color w:val="FF0000"/>
          <w:sz w:val="20"/>
        </w:rPr>
      </w:pPr>
      <w:r>
        <w:rPr>
          <w:rFonts w:cs="Tahoma"/>
          <w:i/>
          <w:color w:val="FF0000"/>
          <w:sz w:val="20"/>
        </w:rPr>
        <w:t>*</w:t>
      </w:r>
      <w:r w:rsidRPr="00901CEE">
        <w:rPr>
          <w:i/>
          <w:color w:val="FF0000"/>
          <w:sz w:val="20"/>
        </w:rPr>
        <w:t xml:space="preserve"> Document must be physically signed by all mandatory approvers.</w:t>
      </w:r>
    </w:p>
    <w:p w14:paraId="4ED8C95D" w14:textId="77777777" w:rsidR="005D24CF" w:rsidRDefault="005D24CF" w:rsidP="00D54B8C">
      <w:pPr>
        <w:spacing w:before="0" w:after="60"/>
        <w:rPr>
          <w:i/>
          <w:color w:val="FF0000"/>
          <w:sz w:val="20"/>
        </w:rPr>
      </w:pPr>
    </w:p>
    <w:p w14:paraId="6DB1DDE8" w14:textId="77777777" w:rsidR="003C7389" w:rsidRDefault="003C7389" w:rsidP="003C7389">
      <w:pPr>
        <w:pStyle w:val="InsideCoverHeading"/>
      </w:pPr>
      <w:r>
        <w:t>Disclaimer</w:t>
      </w:r>
    </w:p>
    <w:p w14:paraId="5B9B076A" w14:textId="77777777" w:rsidR="005D24CF" w:rsidRDefault="003C7389" w:rsidP="003C7389">
      <w:r>
        <w:t>DIRECTV makes no representation, express or implied, that use of the technologies described in this specification will not infringe patents, copyrights, or other intellectual property rights of third parties. Nothing in this specification should be construed as granting permission to use any of the technologies described. Anyone planning to make use of technology covered by the intellectual property rights of others should be first obtain permission from the holder(s) of the rights. This specification is subject to change without notice. DIRECTV, Incorporated, does not accept any responsibility whatsoever for damages or liability, direct or consequential, which may result from use of this specification or any related discussions.</w:t>
      </w:r>
    </w:p>
    <w:p w14:paraId="65784A58" w14:textId="77777777" w:rsidR="005D24CF" w:rsidRDefault="005D24CF">
      <w:r>
        <w:br w:type="page"/>
      </w:r>
    </w:p>
    <w:p w14:paraId="52C8EDD4" w14:textId="77777777" w:rsidR="003C7389" w:rsidRDefault="003C7389" w:rsidP="003C7389"/>
    <w:p w14:paraId="0158D262" w14:textId="77777777" w:rsidR="005F28B7" w:rsidRPr="005F28B7" w:rsidRDefault="005F28B7" w:rsidP="005F28B7">
      <w:pPr>
        <w:pStyle w:val="InsideCoverHeading"/>
      </w:pPr>
      <w:r w:rsidRPr="005F28B7">
        <w:t>STB Release Matrix</w:t>
      </w:r>
    </w:p>
    <w:tbl>
      <w:tblPr>
        <w:tblStyle w:val="SystemSpecTable1"/>
        <w:tblW w:w="0" w:type="auto"/>
        <w:tblLook w:val="04A0" w:firstRow="1" w:lastRow="0" w:firstColumn="1" w:lastColumn="0" w:noHBand="0" w:noVBand="1"/>
      </w:tblPr>
      <w:tblGrid>
        <w:gridCol w:w="3438"/>
        <w:gridCol w:w="2970"/>
        <w:gridCol w:w="360"/>
        <w:gridCol w:w="2808"/>
      </w:tblGrid>
      <w:tr w:rsidR="005F28B7" w14:paraId="08BD2255" w14:textId="77777777" w:rsidTr="004A11F8">
        <w:trPr>
          <w:cnfStyle w:val="100000000000" w:firstRow="1" w:lastRow="0" w:firstColumn="0" w:lastColumn="0" w:oddVBand="0" w:evenVBand="0" w:oddHBand="0" w:evenHBand="0" w:firstRowFirstColumn="0" w:firstRowLastColumn="0" w:lastRowFirstColumn="0" w:lastRowLastColumn="0"/>
        </w:trPr>
        <w:tc>
          <w:tcPr>
            <w:tcW w:w="3438" w:type="dxa"/>
          </w:tcPr>
          <w:p w14:paraId="478BB073" w14:textId="77777777" w:rsidR="005F28B7" w:rsidRDefault="00164F49" w:rsidP="005F28B7">
            <w:r>
              <w:t xml:space="preserve">Software </w:t>
            </w:r>
            <w:r w:rsidR="005F28B7">
              <w:t>Release</w:t>
            </w:r>
          </w:p>
        </w:tc>
        <w:tc>
          <w:tcPr>
            <w:tcW w:w="3330" w:type="dxa"/>
            <w:gridSpan w:val="2"/>
          </w:tcPr>
          <w:p w14:paraId="54FD041E" w14:textId="77777777" w:rsidR="005F28B7" w:rsidRDefault="00164F49" w:rsidP="005F28B7">
            <w:r>
              <w:t xml:space="preserve">Software </w:t>
            </w:r>
            <w:r w:rsidR="005F28B7">
              <w:t>Release Date</w:t>
            </w:r>
          </w:p>
        </w:tc>
        <w:tc>
          <w:tcPr>
            <w:tcW w:w="2808" w:type="dxa"/>
          </w:tcPr>
          <w:p w14:paraId="0993DE20" w14:textId="77777777" w:rsidR="005F28B7" w:rsidRDefault="002F1147" w:rsidP="00F649C3">
            <w:r>
              <w:t>Document</w:t>
            </w:r>
            <w:r w:rsidR="00925FB3">
              <w:t xml:space="preserve"> </w:t>
            </w:r>
            <w:proofErr w:type="spellStart"/>
            <w:r w:rsidR="00F40D17">
              <w:t>Ve</w:t>
            </w:r>
            <w:r w:rsidR="00F649C3">
              <w:t>r</w:t>
            </w:r>
            <w:proofErr w:type="spellEnd"/>
            <w:r>
              <w:t xml:space="preserve"> #</w:t>
            </w:r>
          </w:p>
        </w:tc>
      </w:tr>
      <w:tr w:rsidR="005F28B7" w14:paraId="07ADEE46" w14:textId="77777777" w:rsidTr="009B3F7D">
        <w:trPr>
          <w:cnfStyle w:val="000000100000" w:firstRow="0" w:lastRow="0" w:firstColumn="0" w:lastColumn="0" w:oddVBand="0" w:evenVBand="0" w:oddHBand="1" w:evenHBand="0" w:firstRowFirstColumn="0" w:firstRowLastColumn="0" w:lastRowFirstColumn="0" w:lastRowLastColumn="0"/>
        </w:trPr>
        <w:tc>
          <w:tcPr>
            <w:tcW w:w="3438" w:type="dxa"/>
          </w:tcPr>
          <w:p w14:paraId="5ADACCE7" w14:textId="77777777" w:rsidR="005F28B7" w:rsidRDefault="005F5BCE" w:rsidP="005F28B7">
            <w:r>
              <w:t>TBD</w:t>
            </w:r>
          </w:p>
        </w:tc>
        <w:tc>
          <w:tcPr>
            <w:tcW w:w="2970" w:type="dxa"/>
          </w:tcPr>
          <w:p w14:paraId="16F39256" w14:textId="77777777" w:rsidR="005F28B7" w:rsidRDefault="005F28B7" w:rsidP="005F28B7"/>
        </w:tc>
        <w:tc>
          <w:tcPr>
            <w:tcW w:w="3168" w:type="dxa"/>
            <w:gridSpan w:val="2"/>
          </w:tcPr>
          <w:p w14:paraId="1941AD9C" w14:textId="77777777" w:rsidR="005F28B7" w:rsidRPr="009B3F7D" w:rsidRDefault="00093D07" w:rsidP="005F28B7">
            <w:pPr>
              <w:rPr>
                <w:szCs w:val="22"/>
              </w:rPr>
            </w:pPr>
            <w:r>
              <w:rPr>
                <w:szCs w:val="22"/>
              </w:rPr>
              <w:t>1.0</w:t>
            </w:r>
          </w:p>
        </w:tc>
      </w:tr>
      <w:tr w:rsidR="005F28B7" w14:paraId="0AE9D342" w14:textId="77777777" w:rsidTr="009B3F7D">
        <w:tc>
          <w:tcPr>
            <w:tcW w:w="3438" w:type="dxa"/>
          </w:tcPr>
          <w:p w14:paraId="369ABA8A" w14:textId="77777777" w:rsidR="005F28B7" w:rsidRDefault="005F28B7" w:rsidP="005F28B7"/>
        </w:tc>
        <w:tc>
          <w:tcPr>
            <w:tcW w:w="2970" w:type="dxa"/>
          </w:tcPr>
          <w:p w14:paraId="68F30211" w14:textId="77777777" w:rsidR="005F28B7" w:rsidRDefault="005F28B7" w:rsidP="005F28B7"/>
        </w:tc>
        <w:tc>
          <w:tcPr>
            <w:tcW w:w="3168" w:type="dxa"/>
            <w:gridSpan w:val="2"/>
          </w:tcPr>
          <w:p w14:paraId="4DA34062" w14:textId="77777777" w:rsidR="005F28B7" w:rsidRDefault="005F28B7" w:rsidP="00B06E70">
            <w:pPr>
              <w:keepNext/>
            </w:pPr>
          </w:p>
        </w:tc>
      </w:tr>
    </w:tbl>
    <w:p w14:paraId="475A54C8" w14:textId="77777777" w:rsidR="00B06E70" w:rsidRDefault="00B06E70" w:rsidP="00B06E70">
      <w:pPr>
        <w:pStyle w:val="Caption"/>
        <w:jc w:val="center"/>
      </w:pPr>
      <w:bookmarkStart w:id="6" w:name="_Toc418774714"/>
      <w:r>
        <w:t xml:space="preserve">Table </w:t>
      </w:r>
      <w:fldSimple w:instr=" SEQ Table \* ARABIC ">
        <w:r w:rsidR="008D4E78">
          <w:rPr>
            <w:noProof/>
          </w:rPr>
          <w:t>1</w:t>
        </w:r>
      </w:fldSimple>
      <w:r>
        <w:t>: STB Release Matrix</w:t>
      </w:r>
      <w:bookmarkEnd w:id="6"/>
    </w:p>
    <w:p w14:paraId="6F735345" w14:textId="77777777" w:rsidR="00D45A06" w:rsidRDefault="00B06E70" w:rsidP="00B06E70">
      <w:pPr>
        <w:pStyle w:val="TableofContentsTitle"/>
      </w:pPr>
      <w:r>
        <w:t>Revision History</w:t>
      </w:r>
    </w:p>
    <w:tbl>
      <w:tblPr>
        <w:tblStyle w:val="SystemSpecTable1"/>
        <w:tblW w:w="0" w:type="auto"/>
        <w:tblLayout w:type="fixed"/>
        <w:tblLook w:val="04A0" w:firstRow="1" w:lastRow="0" w:firstColumn="1" w:lastColumn="0" w:noHBand="0" w:noVBand="1"/>
      </w:tblPr>
      <w:tblGrid>
        <w:gridCol w:w="2358"/>
        <w:gridCol w:w="990"/>
        <w:gridCol w:w="1890"/>
        <w:gridCol w:w="4338"/>
      </w:tblGrid>
      <w:tr w:rsidR="00214C76" w14:paraId="221F1F8C" w14:textId="77777777" w:rsidTr="00FC6B37">
        <w:trPr>
          <w:cnfStyle w:val="100000000000" w:firstRow="1" w:lastRow="0" w:firstColumn="0" w:lastColumn="0" w:oddVBand="0" w:evenVBand="0" w:oddHBand="0" w:evenHBand="0" w:firstRowFirstColumn="0" w:firstRowLastColumn="0" w:lastRowFirstColumn="0" w:lastRowLastColumn="0"/>
        </w:trPr>
        <w:tc>
          <w:tcPr>
            <w:tcW w:w="2358" w:type="dxa"/>
          </w:tcPr>
          <w:p w14:paraId="364E7D5F" w14:textId="77777777" w:rsidR="00B06E70" w:rsidRDefault="00B06E70" w:rsidP="007C383E">
            <w:r>
              <w:t>Author</w:t>
            </w:r>
          </w:p>
        </w:tc>
        <w:tc>
          <w:tcPr>
            <w:tcW w:w="990" w:type="dxa"/>
          </w:tcPr>
          <w:p w14:paraId="7C2C705D" w14:textId="77777777" w:rsidR="00B06E70" w:rsidRDefault="00B06E70" w:rsidP="007C383E">
            <w:proofErr w:type="spellStart"/>
            <w:r>
              <w:t>Ver</w:t>
            </w:r>
            <w:proofErr w:type="spellEnd"/>
            <w:r>
              <w:t xml:space="preserve"> #</w:t>
            </w:r>
          </w:p>
        </w:tc>
        <w:tc>
          <w:tcPr>
            <w:tcW w:w="1890" w:type="dxa"/>
          </w:tcPr>
          <w:p w14:paraId="4FDF8B3B" w14:textId="77777777" w:rsidR="00B06E70" w:rsidRDefault="00B06E70" w:rsidP="007C383E">
            <w:r>
              <w:t>Date</w:t>
            </w:r>
          </w:p>
        </w:tc>
        <w:tc>
          <w:tcPr>
            <w:tcW w:w="4338" w:type="dxa"/>
          </w:tcPr>
          <w:p w14:paraId="4DED428E" w14:textId="77777777" w:rsidR="00B06E70" w:rsidRDefault="00B06E70" w:rsidP="007C383E">
            <w:r>
              <w:t>Description</w:t>
            </w:r>
          </w:p>
        </w:tc>
      </w:tr>
      <w:tr w:rsidR="00214C76" w14:paraId="2B5AC4C5" w14:textId="77777777" w:rsidTr="00FC6B37">
        <w:trPr>
          <w:cnfStyle w:val="000000100000" w:firstRow="0" w:lastRow="0" w:firstColumn="0" w:lastColumn="0" w:oddVBand="0" w:evenVBand="0" w:oddHBand="1" w:evenHBand="0" w:firstRowFirstColumn="0" w:firstRowLastColumn="0" w:lastRowFirstColumn="0" w:lastRowLastColumn="0"/>
        </w:trPr>
        <w:tc>
          <w:tcPr>
            <w:tcW w:w="2358" w:type="dxa"/>
          </w:tcPr>
          <w:p w14:paraId="1F0A0F29" w14:textId="77777777" w:rsidR="00B06E70" w:rsidRDefault="00093D07" w:rsidP="007C383E">
            <w:r>
              <w:t>J Sanders</w:t>
            </w:r>
          </w:p>
        </w:tc>
        <w:tc>
          <w:tcPr>
            <w:tcW w:w="990" w:type="dxa"/>
          </w:tcPr>
          <w:p w14:paraId="5FF44E71" w14:textId="77777777" w:rsidR="00B06E70" w:rsidRDefault="00093D07" w:rsidP="007C383E">
            <w:r>
              <w:t>0</w:t>
            </w:r>
            <w:r w:rsidR="004A11F8">
              <w:t>.1</w:t>
            </w:r>
          </w:p>
        </w:tc>
        <w:tc>
          <w:tcPr>
            <w:tcW w:w="1890" w:type="dxa"/>
          </w:tcPr>
          <w:p w14:paraId="3A7227E2" w14:textId="5315D4A6" w:rsidR="00B06E70" w:rsidRDefault="0096164C" w:rsidP="009552F9">
            <w:r>
              <w:t>8/</w:t>
            </w:r>
            <w:ins w:id="7" w:author="Sanders, John" w:date="2015-08-19T16:12:00Z">
              <w:r w:rsidR="009552F9">
                <w:t>1</w:t>
              </w:r>
              <w:r w:rsidR="009552F9">
                <w:t>9</w:t>
              </w:r>
            </w:ins>
            <w:r w:rsidR="00093D07">
              <w:t>/2015</w:t>
            </w:r>
          </w:p>
        </w:tc>
        <w:tc>
          <w:tcPr>
            <w:tcW w:w="4338" w:type="dxa"/>
          </w:tcPr>
          <w:p w14:paraId="4870D2FB" w14:textId="77777777" w:rsidR="00B06E70" w:rsidRDefault="00093D07" w:rsidP="007C383E">
            <w:r>
              <w:t>Initial draft</w:t>
            </w:r>
          </w:p>
        </w:tc>
      </w:tr>
      <w:tr w:rsidR="00B06E70" w14:paraId="022E20E3" w14:textId="77777777" w:rsidTr="00FC6B37">
        <w:tc>
          <w:tcPr>
            <w:tcW w:w="2358" w:type="dxa"/>
          </w:tcPr>
          <w:p w14:paraId="543B8E62" w14:textId="77777777" w:rsidR="00B06E70" w:rsidRDefault="00B06E70" w:rsidP="007C383E"/>
        </w:tc>
        <w:tc>
          <w:tcPr>
            <w:tcW w:w="990" w:type="dxa"/>
          </w:tcPr>
          <w:p w14:paraId="0BD2371F" w14:textId="77777777" w:rsidR="00B06E70" w:rsidRDefault="00B06E70" w:rsidP="007C383E"/>
        </w:tc>
        <w:tc>
          <w:tcPr>
            <w:tcW w:w="1890" w:type="dxa"/>
          </w:tcPr>
          <w:p w14:paraId="1A995ADC" w14:textId="77777777" w:rsidR="00B06E70" w:rsidRDefault="00B06E70" w:rsidP="007C383E"/>
        </w:tc>
        <w:tc>
          <w:tcPr>
            <w:tcW w:w="4338" w:type="dxa"/>
          </w:tcPr>
          <w:p w14:paraId="083F5F0D" w14:textId="77777777" w:rsidR="00B06E70" w:rsidRDefault="00B06E70" w:rsidP="007C383E"/>
        </w:tc>
      </w:tr>
      <w:tr w:rsidR="00214C76" w14:paraId="161D870B" w14:textId="77777777" w:rsidTr="00FC6B37">
        <w:trPr>
          <w:cnfStyle w:val="000000100000" w:firstRow="0" w:lastRow="0" w:firstColumn="0" w:lastColumn="0" w:oddVBand="0" w:evenVBand="0" w:oddHBand="1" w:evenHBand="0" w:firstRowFirstColumn="0" w:firstRowLastColumn="0" w:lastRowFirstColumn="0" w:lastRowLastColumn="0"/>
        </w:trPr>
        <w:tc>
          <w:tcPr>
            <w:tcW w:w="2358" w:type="dxa"/>
          </w:tcPr>
          <w:p w14:paraId="3EB0498E" w14:textId="77777777" w:rsidR="00B06E70" w:rsidRDefault="00B06E70" w:rsidP="007C383E"/>
        </w:tc>
        <w:tc>
          <w:tcPr>
            <w:tcW w:w="990" w:type="dxa"/>
          </w:tcPr>
          <w:p w14:paraId="0C02A30F" w14:textId="77777777" w:rsidR="00B06E70" w:rsidRDefault="00B06E70" w:rsidP="007C383E"/>
        </w:tc>
        <w:tc>
          <w:tcPr>
            <w:tcW w:w="1890" w:type="dxa"/>
          </w:tcPr>
          <w:p w14:paraId="5C363217" w14:textId="77777777" w:rsidR="00B06E70" w:rsidRDefault="00B06E70" w:rsidP="007C383E"/>
        </w:tc>
        <w:tc>
          <w:tcPr>
            <w:tcW w:w="4338" w:type="dxa"/>
          </w:tcPr>
          <w:p w14:paraId="262C8CAD" w14:textId="77777777" w:rsidR="00B06E70" w:rsidRDefault="00B06E70" w:rsidP="009325D5"/>
        </w:tc>
      </w:tr>
    </w:tbl>
    <w:p w14:paraId="05D25B56" w14:textId="77777777" w:rsidR="00D45A06" w:rsidRDefault="00B06E70" w:rsidP="00B06E70">
      <w:pPr>
        <w:pStyle w:val="Caption"/>
        <w:jc w:val="center"/>
      </w:pPr>
      <w:bookmarkStart w:id="8" w:name="_Toc418774715"/>
      <w:r>
        <w:t xml:space="preserve">Table </w:t>
      </w:r>
      <w:fldSimple w:instr=" SEQ Table \* ARABIC ">
        <w:r w:rsidR="008D4E78">
          <w:rPr>
            <w:noProof/>
          </w:rPr>
          <w:t>2</w:t>
        </w:r>
      </w:fldSimple>
      <w:r>
        <w:t>: Revision History</w:t>
      </w:r>
      <w:bookmarkEnd w:id="8"/>
    </w:p>
    <w:p w14:paraId="72069767" w14:textId="77777777" w:rsidR="00D6785E" w:rsidRDefault="0022448B" w:rsidP="00B312A9">
      <w:pPr>
        <w:pStyle w:val="TableofContentsTitle"/>
        <w:pageBreakBefore/>
      </w:pPr>
      <w:r>
        <w:lastRenderedPageBreak/>
        <w:t>Table of Contents</w:t>
      </w:r>
    </w:p>
    <w:sdt>
      <w:sdtPr>
        <w:id w:val="616257857"/>
        <w:docPartObj>
          <w:docPartGallery w:val="Table of Contents"/>
          <w:docPartUnique/>
        </w:docPartObj>
      </w:sdtPr>
      <w:sdtEndPr>
        <w:rPr>
          <w:b/>
          <w:noProof/>
        </w:rPr>
      </w:sdtEndPr>
      <w:sdtContent>
        <w:p w14:paraId="01EB4E39" w14:textId="77777777" w:rsidR="002F2850" w:rsidRDefault="00D6785E">
          <w:pPr>
            <w:pStyle w:val="TOC1"/>
            <w:rPr>
              <w:rFonts w:asciiTheme="minorHAnsi" w:hAnsiTheme="minorHAnsi"/>
              <w:noProof/>
              <w:szCs w:val="22"/>
            </w:rPr>
          </w:pPr>
          <w:r>
            <w:fldChar w:fldCharType="begin"/>
          </w:r>
          <w:r>
            <w:instrText xml:space="preserve"> TOC \o "1-3" \h \z \u </w:instrText>
          </w:r>
          <w:r>
            <w:fldChar w:fldCharType="separate"/>
          </w:r>
          <w:hyperlink w:anchor="_Toc427313068" w:history="1">
            <w:r w:rsidR="002F2850" w:rsidRPr="008A3826">
              <w:rPr>
                <w:rStyle w:val="Hyperlink"/>
                <w:noProof/>
              </w:rPr>
              <w:t>Document Information and Approvals</w:t>
            </w:r>
            <w:r w:rsidR="002F2850">
              <w:rPr>
                <w:noProof/>
                <w:webHidden/>
              </w:rPr>
              <w:tab/>
            </w:r>
            <w:r w:rsidR="002F2850">
              <w:rPr>
                <w:noProof/>
                <w:webHidden/>
              </w:rPr>
              <w:fldChar w:fldCharType="begin"/>
            </w:r>
            <w:r w:rsidR="002F2850">
              <w:rPr>
                <w:noProof/>
                <w:webHidden/>
              </w:rPr>
              <w:instrText xml:space="preserve"> PAGEREF _Toc427313068 \h </w:instrText>
            </w:r>
            <w:r w:rsidR="002F2850">
              <w:rPr>
                <w:noProof/>
                <w:webHidden/>
              </w:rPr>
            </w:r>
            <w:r w:rsidR="002F2850">
              <w:rPr>
                <w:noProof/>
                <w:webHidden/>
              </w:rPr>
              <w:fldChar w:fldCharType="separate"/>
            </w:r>
            <w:r w:rsidR="002F2850">
              <w:rPr>
                <w:noProof/>
                <w:webHidden/>
              </w:rPr>
              <w:t>2</w:t>
            </w:r>
            <w:r w:rsidR="002F2850">
              <w:rPr>
                <w:noProof/>
                <w:webHidden/>
              </w:rPr>
              <w:fldChar w:fldCharType="end"/>
            </w:r>
          </w:hyperlink>
        </w:p>
        <w:p w14:paraId="3B24814D" w14:textId="77777777" w:rsidR="002F2850" w:rsidRDefault="001F0100">
          <w:pPr>
            <w:pStyle w:val="TOC2"/>
            <w:rPr>
              <w:rFonts w:asciiTheme="minorHAnsi" w:hAnsiTheme="minorHAnsi"/>
              <w:noProof/>
              <w:szCs w:val="22"/>
            </w:rPr>
          </w:pPr>
          <w:hyperlink w:anchor="_Toc427313069" w:history="1">
            <w:r w:rsidR="002F2850" w:rsidRPr="008A3826">
              <w:rPr>
                <w:rStyle w:val="Hyperlink"/>
                <w:noProof/>
              </w:rPr>
              <w:t>1.1</w:t>
            </w:r>
            <w:r w:rsidR="002F2850">
              <w:rPr>
                <w:rFonts w:asciiTheme="minorHAnsi" w:hAnsiTheme="minorHAnsi"/>
                <w:noProof/>
                <w:szCs w:val="22"/>
              </w:rPr>
              <w:tab/>
            </w:r>
            <w:r w:rsidR="002F2850" w:rsidRPr="008A3826">
              <w:rPr>
                <w:rStyle w:val="Hyperlink"/>
                <w:noProof/>
              </w:rPr>
              <w:t>Document Information</w:t>
            </w:r>
            <w:r w:rsidR="002F2850">
              <w:rPr>
                <w:noProof/>
                <w:webHidden/>
              </w:rPr>
              <w:tab/>
            </w:r>
            <w:r w:rsidR="002F2850">
              <w:rPr>
                <w:noProof/>
                <w:webHidden/>
              </w:rPr>
              <w:fldChar w:fldCharType="begin"/>
            </w:r>
            <w:r w:rsidR="002F2850">
              <w:rPr>
                <w:noProof/>
                <w:webHidden/>
              </w:rPr>
              <w:instrText xml:space="preserve"> PAGEREF _Toc427313069 \h </w:instrText>
            </w:r>
            <w:r w:rsidR="002F2850">
              <w:rPr>
                <w:noProof/>
                <w:webHidden/>
              </w:rPr>
            </w:r>
            <w:r w:rsidR="002F2850">
              <w:rPr>
                <w:noProof/>
                <w:webHidden/>
              </w:rPr>
              <w:fldChar w:fldCharType="separate"/>
            </w:r>
            <w:r w:rsidR="002F2850">
              <w:rPr>
                <w:noProof/>
                <w:webHidden/>
              </w:rPr>
              <w:t>2</w:t>
            </w:r>
            <w:r w:rsidR="002F2850">
              <w:rPr>
                <w:noProof/>
                <w:webHidden/>
              </w:rPr>
              <w:fldChar w:fldCharType="end"/>
            </w:r>
          </w:hyperlink>
        </w:p>
        <w:p w14:paraId="02814158" w14:textId="77777777" w:rsidR="002F2850" w:rsidRDefault="001F0100">
          <w:pPr>
            <w:pStyle w:val="TOC2"/>
            <w:rPr>
              <w:rFonts w:asciiTheme="minorHAnsi" w:hAnsiTheme="minorHAnsi"/>
              <w:noProof/>
              <w:szCs w:val="22"/>
            </w:rPr>
          </w:pPr>
          <w:hyperlink w:anchor="_Toc427313070" w:history="1">
            <w:r w:rsidR="002F2850" w:rsidRPr="008A3826">
              <w:rPr>
                <w:rStyle w:val="Hyperlink"/>
                <w:noProof/>
              </w:rPr>
              <w:t>1.2</w:t>
            </w:r>
            <w:r w:rsidR="002F2850">
              <w:rPr>
                <w:rFonts w:asciiTheme="minorHAnsi" w:hAnsiTheme="minorHAnsi"/>
                <w:noProof/>
                <w:szCs w:val="22"/>
              </w:rPr>
              <w:tab/>
            </w:r>
            <w:r w:rsidR="002F2850" w:rsidRPr="008A3826">
              <w:rPr>
                <w:rStyle w:val="Hyperlink"/>
                <w:noProof/>
              </w:rPr>
              <w:t>Approvals</w:t>
            </w:r>
            <w:r w:rsidR="002F2850">
              <w:rPr>
                <w:noProof/>
                <w:webHidden/>
              </w:rPr>
              <w:tab/>
            </w:r>
            <w:r w:rsidR="002F2850">
              <w:rPr>
                <w:noProof/>
                <w:webHidden/>
              </w:rPr>
              <w:fldChar w:fldCharType="begin"/>
            </w:r>
            <w:r w:rsidR="002F2850">
              <w:rPr>
                <w:noProof/>
                <w:webHidden/>
              </w:rPr>
              <w:instrText xml:space="preserve"> PAGEREF _Toc427313070 \h </w:instrText>
            </w:r>
            <w:r w:rsidR="002F2850">
              <w:rPr>
                <w:noProof/>
                <w:webHidden/>
              </w:rPr>
            </w:r>
            <w:r w:rsidR="002F2850">
              <w:rPr>
                <w:noProof/>
                <w:webHidden/>
              </w:rPr>
              <w:fldChar w:fldCharType="separate"/>
            </w:r>
            <w:r w:rsidR="002F2850">
              <w:rPr>
                <w:noProof/>
                <w:webHidden/>
              </w:rPr>
              <w:t>2</w:t>
            </w:r>
            <w:r w:rsidR="002F2850">
              <w:rPr>
                <w:noProof/>
                <w:webHidden/>
              </w:rPr>
              <w:fldChar w:fldCharType="end"/>
            </w:r>
          </w:hyperlink>
        </w:p>
        <w:p w14:paraId="33B47355" w14:textId="77777777" w:rsidR="002F2850" w:rsidRDefault="001F0100">
          <w:pPr>
            <w:pStyle w:val="TOC1"/>
            <w:rPr>
              <w:rFonts w:asciiTheme="minorHAnsi" w:hAnsiTheme="minorHAnsi"/>
              <w:noProof/>
              <w:szCs w:val="22"/>
            </w:rPr>
          </w:pPr>
          <w:hyperlink w:anchor="_Toc427313071" w:history="1">
            <w:r w:rsidR="002F2850" w:rsidRPr="008A3826">
              <w:rPr>
                <w:rStyle w:val="Hyperlink"/>
                <w:noProof/>
              </w:rPr>
              <w:t>2</w:t>
            </w:r>
            <w:r w:rsidR="002F2850">
              <w:rPr>
                <w:rFonts w:asciiTheme="minorHAnsi" w:hAnsiTheme="minorHAnsi"/>
                <w:noProof/>
                <w:szCs w:val="22"/>
              </w:rPr>
              <w:tab/>
            </w:r>
            <w:r w:rsidR="002F2850" w:rsidRPr="008A3826">
              <w:rPr>
                <w:rStyle w:val="Hyperlink"/>
                <w:noProof/>
              </w:rPr>
              <w:t>References &amp; Terminology</w:t>
            </w:r>
            <w:r w:rsidR="002F2850">
              <w:rPr>
                <w:noProof/>
                <w:webHidden/>
              </w:rPr>
              <w:tab/>
            </w:r>
            <w:r w:rsidR="002F2850">
              <w:rPr>
                <w:noProof/>
                <w:webHidden/>
              </w:rPr>
              <w:fldChar w:fldCharType="begin"/>
            </w:r>
            <w:r w:rsidR="002F2850">
              <w:rPr>
                <w:noProof/>
                <w:webHidden/>
              </w:rPr>
              <w:instrText xml:space="preserve"> PAGEREF _Toc427313071 \h </w:instrText>
            </w:r>
            <w:r w:rsidR="002F2850">
              <w:rPr>
                <w:noProof/>
                <w:webHidden/>
              </w:rPr>
            </w:r>
            <w:r w:rsidR="002F2850">
              <w:rPr>
                <w:noProof/>
                <w:webHidden/>
              </w:rPr>
              <w:fldChar w:fldCharType="separate"/>
            </w:r>
            <w:r w:rsidR="002F2850">
              <w:rPr>
                <w:noProof/>
                <w:webHidden/>
              </w:rPr>
              <w:t>6</w:t>
            </w:r>
            <w:r w:rsidR="002F2850">
              <w:rPr>
                <w:noProof/>
                <w:webHidden/>
              </w:rPr>
              <w:fldChar w:fldCharType="end"/>
            </w:r>
          </w:hyperlink>
        </w:p>
        <w:p w14:paraId="2CB95DB9" w14:textId="77777777" w:rsidR="002F2850" w:rsidRDefault="001F0100">
          <w:pPr>
            <w:pStyle w:val="TOC2"/>
            <w:rPr>
              <w:rFonts w:asciiTheme="minorHAnsi" w:hAnsiTheme="minorHAnsi"/>
              <w:noProof/>
              <w:szCs w:val="22"/>
            </w:rPr>
          </w:pPr>
          <w:hyperlink w:anchor="_Toc427313072" w:history="1">
            <w:r w:rsidR="002F2850" w:rsidRPr="008A3826">
              <w:rPr>
                <w:rStyle w:val="Hyperlink"/>
                <w:noProof/>
              </w:rPr>
              <w:t>2.1</w:t>
            </w:r>
            <w:r w:rsidR="002F2850">
              <w:rPr>
                <w:rFonts w:asciiTheme="minorHAnsi" w:hAnsiTheme="minorHAnsi"/>
                <w:noProof/>
                <w:szCs w:val="22"/>
              </w:rPr>
              <w:tab/>
            </w:r>
            <w:r w:rsidR="002F2850" w:rsidRPr="008A3826">
              <w:rPr>
                <w:rStyle w:val="Hyperlink"/>
                <w:noProof/>
              </w:rPr>
              <w:t>Document References</w:t>
            </w:r>
            <w:r w:rsidR="002F2850">
              <w:rPr>
                <w:noProof/>
                <w:webHidden/>
              </w:rPr>
              <w:tab/>
            </w:r>
            <w:r w:rsidR="002F2850">
              <w:rPr>
                <w:noProof/>
                <w:webHidden/>
              </w:rPr>
              <w:fldChar w:fldCharType="begin"/>
            </w:r>
            <w:r w:rsidR="002F2850">
              <w:rPr>
                <w:noProof/>
                <w:webHidden/>
              </w:rPr>
              <w:instrText xml:space="preserve"> PAGEREF _Toc427313072 \h </w:instrText>
            </w:r>
            <w:r w:rsidR="002F2850">
              <w:rPr>
                <w:noProof/>
                <w:webHidden/>
              </w:rPr>
            </w:r>
            <w:r w:rsidR="002F2850">
              <w:rPr>
                <w:noProof/>
                <w:webHidden/>
              </w:rPr>
              <w:fldChar w:fldCharType="separate"/>
            </w:r>
            <w:r w:rsidR="002F2850">
              <w:rPr>
                <w:noProof/>
                <w:webHidden/>
              </w:rPr>
              <w:t>6</w:t>
            </w:r>
            <w:r w:rsidR="002F2850">
              <w:rPr>
                <w:noProof/>
                <w:webHidden/>
              </w:rPr>
              <w:fldChar w:fldCharType="end"/>
            </w:r>
          </w:hyperlink>
        </w:p>
        <w:p w14:paraId="5E4D4484" w14:textId="77777777" w:rsidR="002F2850" w:rsidRDefault="001F0100">
          <w:pPr>
            <w:pStyle w:val="TOC2"/>
            <w:rPr>
              <w:rFonts w:asciiTheme="minorHAnsi" w:hAnsiTheme="minorHAnsi"/>
              <w:noProof/>
              <w:szCs w:val="22"/>
            </w:rPr>
          </w:pPr>
          <w:hyperlink w:anchor="_Toc427313073" w:history="1">
            <w:r w:rsidR="002F2850" w:rsidRPr="008A3826">
              <w:rPr>
                <w:rStyle w:val="Hyperlink"/>
                <w:noProof/>
              </w:rPr>
              <w:t>2.2</w:t>
            </w:r>
            <w:r w:rsidR="002F2850">
              <w:rPr>
                <w:rFonts w:asciiTheme="minorHAnsi" w:hAnsiTheme="minorHAnsi"/>
                <w:noProof/>
                <w:szCs w:val="22"/>
              </w:rPr>
              <w:tab/>
            </w:r>
            <w:r w:rsidR="002F2850" w:rsidRPr="008A3826">
              <w:rPr>
                <w:rStyle w:val="Hyperlink"/>
                <w:noProof/>
              </w:rPr>
              <w:t>Glossary</w:t>
            </w:r>
            <w:r w:rsidR="002F2850">
              <w:rPr>
                <w:noProof/>
                <w:webHidden/>
              </w:rPr>
              <w:tab/>
            </w:r>
            <w:r w:rsidR="002F2850">
              <w:rPr>
                <w:noProof/>
                <w:webHidden/>
              </w:rPr>
              <w:fldChar w:fldCharType="begin"/>
            </w:r>
            <w:r w:rsidR="002F2850">
              <w:rPr>
                <w:noProof/>
                <w:webHidden/>
              </w:rPr>
              <w:instrText xml:space="preserve"> PAGEREF _Toc427313073 \h </w:instrText>
            </w:r>
            <w:r w:rsidR="002F2850">
              <w:rPr>
                <w:noProof/>
                <w:webHidden/>
              </w:rPr>
            </w:r>
            <w:r w:rsidR="002F2850">
              <w:rPr>
                <w:noProof/>
                <w:webHidden/>
              </w:rPr>
              <w:fldChar w:fldCharType="separate"/>
            </w:r>
            <w:r w:rsidR="002F2850">
              <w:rPr>
                <w:noProof/>
                <w:webHidden/>
              </w:rPr>
              <w:t>6</w:t>
            </w:r>
            <w:r w:rsidR="002F2850">
              <w:rPr>
                <w:noProof/>
                <w:webHidden/>
              </w:rPr>
              <w:fldChar w:fldCharType="end"/>
            </w:r>
          </w:hyperlink>
        </w:p>
        <w:p w14:paraId="554A72A3" w14:textId="77777777" w:rsidR="002F2850" w:rsidRDefault="001F0100">
          <w:pPr>
            <w:pStyle w:val="TOC1"/>
            <w:rPr>
              <w:rFonts w:asciiTheme="minorHAnsi" w:hAnsiTheme="minorHAnsi"/>
              <w:noProof/>
              <w:szCs w:val="22"/>
            </w:rPr>
          </w:pPr>
          <w:hyperlink w:anchor="_Toc427313074" w:history="1">
            <w:r w:rsidR="002F2850" w:rsidRPr="008A3826">
              <w:rPr>
                <w:rStyle w:val="Hyperlink"/>
                <w:noProof/>
              </w:rPr>
              <w:t>3</w:t>
            </w:r>
            <w:r w:rsidR="002F2850">
              <w:rPr>
                <w:rFonts w:asciiTheme="minorHAnsi" w:hAnsiTheme="minorHAnsi"/>
                <w:noProof/>
                <w:szCs w:val="22"/>
              </w:rPr>
              <w:tab/>
            </w:r>
            <w:r w:rsidR="002F2850" w:rsidRPr="008A3826">
              <w:rPr>
                <w:rStyle w:val="Hyperlink"/>
                <w:noProof/>
              </w:rPr>
              <w:t>Feature Overview</w:t>
            </w:r>
            <w:r w:rsidR="002F2850">
              <w:rPr>
                <w:noProof/>
                <w:webHidden/>
              </w:rPr>
              <w:tab/>
            </w:r>
            <w:r w:rsidR="002F2850">
              <w:rPr>
                <w:noProof/>
                <w:webHidden/>
              </w:rPr>
              <w:fldChar w:fldCharType="begin"/>
            </w:r>
            <w:r w:rsidR="002F2850">
              <w:rPr>
                <w:noProof/>
                <w:webHidden/>
              </w:rPr>
              <w:instrText xml:space="preserve"> PAGEREF _Toc427313074 \h </w:instrText>
            </w:r>
            <w:r w:rsidR="002F2850">
              <w:rPr>
                <w:noProof/>
                <w:webHidden/>
              </w:rPr>
            </w:r>
            <w:r w:rsidR="002F2850">
              <w:rPr>
                <w:noProof/>
                <w:webHidden/>
              </w:rPr>
              <w:fldChar w:fldCharType="separate"/>
            </w:r>
            <w:r w:rsidR="002F2850">
              <w:rPr>
                <w:noProof/>
                <w:webHidden/>
              </w:rPr>
              <w:t>7</w:t>
            </w:r>
            <w:r w:rsidR="002F2850">
              <w:rPr>
                <w:noProof/>
                <w:webHidden/>
              </w:rPr>
              <w:fldChar w:fldCharType="end"/>
            </w:r>
          </w:hyperlink>
        </w:p>
        <w:p w14:paraId="241CCCA1" w14:textId="77777777" w:rsidR="002F2850" w:rsidRDefault="001F0100">
          <w:pPr>
            <w:pStyle w:val="TOC2"/>
            <w:rPr>
              <w:rFonts w:asciiTheme="minorHAnsi" w:hAnsiTheme="minorHAnsi"/>
              <w:noProof/>
              <w:szCs w:val="22"/>
            </w:rPr>
          </w:pPr>
          <w:hyperlink w:anchor="_Toc427313075" w:history="1">
            <w:r w:rsidR="002F2850" w:rsidRPr="008A3826">
              <w:rPr>
                <w:rStyle w:val="Hyperlink"/>
                <w:noProof/>
              </w:rPr>
              <w:t>3.1</w:t>
            </w:r>
            <w:r w:rsidR="002F2850">
              <w:rPr>
                <w:rFonts w:asciiTheme="minorHAnsi" w:hAnsiTheme="minorHAnsi"/>
                <w:noProof/>
                <w:szCs w:val="22"/>
              </w:rPr>
              <w:tab/>
            </w:r>
            <w:r w:rsidR="002F2850" w:rsidRPr="008A3826">
              <w:rPr>
                <w:rStyle w:val="Hyperlink"/>
                <w:noProof/>
              </w:rPr>
              <w:t>Background</w:t>
            </w:r>
            <w:r w:rsidR="002F2850">
              <w:rPr>
                <w:noProof/>
                <w:webHidden/>
              </w:rPr>
              <w:tab/>
            </w:r>
            <w:r w:rsidR="002F2850">
              <w:rPr>
                <w:noProof/>
                <w:webHidden/>
              </w:rPr>
              <w:fldChar w:fldCharType="begin"/>
            </w:r>
            <w:r w:rsidR="002F2850">
              <w:rPr>
                <w:noProof/>
                <w:webHidden/>
              </w:rPr>
              <w:instrText xml:space="preserve"> PAGEREF _Toc427313075 \h </w:instrText>
            </w:r>
            <w:r w:rsidR="002F2850">
              <w:rPr>
                <w:noProof/>
                <w:webHidden/>
              </w:rPr>
            </w:r>
            <w:r w:rsidR="002F2850">
              <w:rPr>
                <w:noProof/>
                <w:webHidden/>
              </w:rPr>
              <w:fldChar w:fldCharType="separate"/>
            </w:r>
            <w:r w:rsidR="002F2850">
              <w:rPr>
                <w:noProof/>
                <w:webHidden/>
              </w:rPr>
              <w:t>7</w:t>
            </w:r>
            <w:r w:rsidR="002F2850">
              <w:rPr>
                <w:noProof/>
                <w:webHidden/>
              </w:rPr>
              <w:fldChar w:fldCharType="end"/>
            </w:r>
          </w:hyperlink>
        </w:p>
        <w:p w14:paraId="7FE3082A" w14:textId="77777777" w:rsidR="002F2850" w:rsidRDefault="001F0100">
          <w:pPr>
            <w:pStyle w:val="TOC2"/>
            <w:rPr>
              <w:rFonts w:asciiTheme="minorHAnsi" w:hAnsiTheme="minorHAnsi"/>
              <w:noProof/>
              <w:szCs w:val="22"/>
            </w:rPr>
          </w:pPr>
          <w:hyperlink w:anchor="_Toc427313076" w:history="1">
            <w:r w:rsidR="002F2850" w:rsidRPr="008A3826">
              <w:rPr>
                <w:rStyle w:val="Hyperlink"/>
                <w:noProof/>
              </w:rPr>
              <w:t>3.2</w:t>
            </w:r>
            <w:r w:rsidR="002F2850">
              <w:rPr>
                <w:rFonts w:asciiTheme="minorHAnsi" w:hAnsiTheme="minorHAnsi"/>
                <w:noProof/>
                <w:szCs w:val="22"/>
              </w:rPr>
              <w:tab/>
            </w:r>
            <w:r w:rsidR="002F2850" w:rsidRPr="008A3826">
              <w:rPr>
                <w:rStyle w:val="Hyperlink"/>
                <w:noProof/>
              </w:rPr>
              <w:t>In-Scope</w:t>
            </w:r>
            <w:r w:rsidR="002F2850">
              <w:rPr>
                <w:noProof/>
                <w:webHidden/>
              </w:rPr>
              <w:tab/>
            </w:r>
            <w:r w:rsidR="002F2850">
              <w:rPr>
                <w:noProof/>
                <w:webHidden/>
              </w:rPr>
              <w:fldChar w:fldCharType="begin"/>
            </w:r>
            <w:r w:rsidR="002F2850">
              <w:rPr>
                <w:noProof/>
                <w:webHidden/>
              </w:rPr>
              <w:instrText xml:space="preserve"> PAGEREF _Toc427313076 \h </w:instrText>
            </w:r>
            <w:r w:rsidR="002F2850">
              <w:rPr>
                <w:noProof/>
                <w:webHidden/>
              </w:rPr>
            </w:r>
            <w:r w:rsidR="002F2850">
              <w:rPr>
                <w:noProof/>
                <w:webHidden/>
              </w:rPr>
              <w:fldChar w:fldCharType="separate"/>
            </w:r>
            <w:r w:rsidR="002F2850">
              <w:rPr>
                <w:noProof/>
                <w:webHidden/>
              </w:rPr>
              <w:t>7</w:t>
            </w:r>
            <w:r w:rsidR="002F2850">
              <w:rPr>
                <w:noProof/>
                <w:webHidden/>
              </w:rPr>
              <w:fldChar w:fldCharType="end"/>
            </w:r>
          </w:hyperlink>
        </w:p>
        <w:p w14:paraId="43BD1EA1" w14:textId="77777777" w:rsidR="002F2850" w:rsidRDefault="001F0100">
          <w:pPr>
            <w:pStyle w:val="TOC2"/>
            <w:rPr>
              <w:rFonts w:asciiTheme="minorHAnsi" w:hAnsiTheme="minorHAnsi"/>
              <w:noProof/>
              <w:szCs w:val="22"/>
            </w:rPr>
          </w:pPr>
          <w:hyperlink w:anchor="_Toc427313077" w:history="1">
            <w:r w:rsidR="002F2850" w:rsidRPr="008A3826">
              <w:rPr>
                <w:rStyle w:val="Hyperlink"/>
                <w:noProof/>
              </w:rPr>
              <w:t>3.3</w:t>
            </w:r>
            <w:r w:rsidR="002F2850">
              <w:rPr>
                <w:rFonts w:asciiTheme="minorHAnsi" w:hAnsiTheme="minorHAnsi"/>
                <w:noProof/>
                <w:szCs w:val="22"/>
              </w:rPr>
              <w:tab/>
            </w:r>
            <w:r w:rsidR="002F2850" w:rsidRPr="008A3826">
              <w:rPr>
                <w:rStyle w:val="Hyperlink"/>
                <w:noProof/>
              </w:rPr>
              <w:t>Out of Scope</w:t>
            </w:r>
            <w:r w:rsidR="002F2850">
              <w:rPr>
                <w:noProof/>
                <w:webHidden/>
              </w:rPr>
              <w:tab/>
            </w:r>
            <w:r w:rsidR="002F2850">
              <w:rPr>
                <w:noProof/>
                <w:webHidden/>
              </w:rPr>
              <w:fldChar w:fldCharType="begin"/>
            </w:r>
            <w:r w:rsidR="002F2850">
              <w:rPr>
                <w:noProof/>
                <w:webHidden/>
              </w:rPr>
              <w:instrText xml:space="preserve"> PAGEREF _Toc427313077 \h </w:instrText>
            </w:r>
            <w:r w:rsidR="002F2850">
              <w:rPr>
                <w:noProof/>
                <w:webHidden/>
              </w:rPr>
            </w:r>
            <w:r w:rsidR="002F2850">
              <w:rPr>
                <w:noProof/>
                <w:webHidden/>
              </w:rPr>
              <w:fldChar w:fldCharType="separate"/>
            </w:r>
            <w:r w:rsidR="002F2850">
              <w:rPr>
                <w:noProof/>
                <w:webHidden/>
              </w:rPr>
              <w:t>7</w:t>
            </w:r>
            <w:r w:rsidR="002F2850">
              <w:rPr>
                <w:noProof/>
                <w:webHidden/>
              </w:rPr>
              <w:fldChar w:fldCharType="end"/>
            </w:r>
          </w:hyperlink>
        </w:p>
        <w:p w14:paraId="494CEB91" w14:textId="77777777" w:rsidR="002F2850" w:rsidRDefault="001F0100">
          <w:pPr>
            <w:pStyle w:val="TOC2"/>
            <w:rPr>
              <w:rFonts w:asciiTheme="minorHAnsi" w:hAnsiTheme="minorHAnsi"/>
              <w:noProof/>
              <w:szCs w:val="22"/>
            </w:rPr>
          </w:pPr>
          <w:hyperlink w:anchor="_Toc427313078" w:history="1">
            <w:r w:rsidR="002F2850" w:rsidRPr="008A3826">
              <w:rPr>
                <w:rStyle w:val="Hyperlink"/>
                <w:noProof/>
              </w:rPr>
              <w:t>3.4</w:t>
            </w:r>
            <w:r w:rsidR="002F2850">
              <w:rPr>
                <w:rFonts w:asciiTheme="minorHAnsi" w:hAnsiTheme="minorHAnsi"/>
                <w:noProof/>
                <w:szCs w:val="22"/>
              </w:rPr>
              <w:tab/>
            </w:r>
            <w:r w:rsidR="002F2850" w:rsidRPr="008A3826">
              <w:rPr>
                <w:rStyle w:val="Hyperlink"/>
                <w:noProof/>
              </w:rPr>
              <w:t>External Systems Impacted (optional)</w:t>
            </w:r>
            <w:r w:rsidR="002F2850">
              <w:rPr>
                <w:noProof/>
                <w:webHidden/>
              </w:rPr>
              <w:tab/>
            </w:r>
            <w:r w:rsidR="002F2850">
              <w:rPr>
                <w:noProof/>
                <w:webHidden/>
              </w:rPr>
              <w:fldChar w:fldCharType="begin"/>
            </w:r>
            <w:r w:rsidR="002F2850">
              <w:rPr>
                <w:noProof/>
                <w:webHidden/>
              </w:rPr>
              <w:instrText xml:space="preserve"> PAGEREF _Toc427313078 \h </w:instrText>
            </w:r>
            <w:r w:rsidR="002F2850">
              <w:rPr>
                <w:noProof/>
                <w:webHidden/>
              </w:rPr>
            </w:r>
            <w:r w:rsidR="002F2850">
              <w:rPr>
                <w:noProof/>
                <w:webHidden/>
              </w:rPr>
              <w:fldChar w:fldCharType="separate"/>
            </w:r>
            <w:r w:rsidR="002F2850">
              <w:rPr>
                <w:noProof/>
                <w:webHidden/>
              </w:rPr>
              <w:t>7</w:t>
            </w:r>
            <w:r w:rsidR="002F2850">
              <w:rPr>
                <w:noProof/>
                <w:webHidden/>
              </w:rPr>
              <w:fldChar w:fldCharType="end"/>
            </w:r>
          </w:hyperlink>
        </w:p>
        <w:p w14:paraId="26F5F4CA" w14:textId="77777777" w:rsidR="002F2850" w:rsidRDefault="001F0100">
          <w:pPr>
            <w:pStyle w:val="TOC2"/>
            <w:rPr>
              <w:rFonts w:asciiTheme="minorHAnsi" w:hAnsiTheme="minorHAnsi"/>
              <w:noProof/>
              <w:szCs w:val="22"/>
            </w:rPr>
          </w:pPr>
          <w:hyperlink w:anchor="_Toc427313079" w:history="1">
            <w:r w:rsidR="002F2850" w:rsidRPr="008A3826">
              <w:rPr>
                <w:rStyle w:val="Hyperlink"/>
                <w:noProof/>
              </w:rPr>
              <w:t>3.5</w:t>
            </w:r>
            <w:r w:rsidR="002F2850">
              <w:rPr>
                <w:rFonts w:asciiTheme="minorHAnsi" w:hAnsiTheme="minorHAnsi"/>
                <w:noProof/>
                <w:szCs w:val="22"/>
              </w:rPr>
              <w:tab/>
            </w:r>
            <w:r w:rsidR="002F2850" w:rsidRPr="008A3826">
              <w:rPr>
                <w:rStyle w:val="Hyperlink"/>
                <w:noProof/>
              </w:rPr>
              <w:t>Supported Hardware Platforms</w:t>
            </w:r>
            <w:r w:rsidR="002F2850">
              <w:rPr>
                <w:noProof/>
                <w:webHidden/>
              </w:rPr>
              <w:tab/>
            </w:r>
            <w:r w:rsidR="002F2850">
              <w:rPr>
                <w:noProof/>
                <w:webHidden/>
              </w:rPr>
              <w:fldChar w:fldCharType="begin"/>
            </w:r>
            <w:r w:rsidR="002F2850">
              <w:rPr>
                <w:noProof/>
                <w:webHidden/>
              </w:rPr>
              <w:instrText xml:space="preserve"> PAGEREF _Toc427313079 \h </w:instrText>
            </w:r>
            <w:r w:rsidR="002F2850">
              <w:rPr>
                <w:noProof/>
                <w:webHidden/>
              </w:rPr>
            </w:r>
            <w:r w:rsidR="002F2850">
              <w:rPr>
                <w:noProof/>
                <w:webHidden/>
              </w:rPr>
              <w:fldChar w:fldCharType="separate"/>
            </w:r>
            <w:r w:rsidR="002F2850">
              <w:rPr>
                <w:noProof/>
                <w:webHidden/>
              </w:rPr>
              <w:t>7</w:t>
            </w:r>
            <w:r w:rsidR="002F2850">
              <w:rPr>
                <w:noProof/>
                <w:webHidden/>
              </w:rPr>
              <w:fldChar w:fldCharType="end"/>
            </w:r>
          </w:hyperlink>
        </w:p>
        <w:p w14:paraId="44BCBE6D" w14:textId="77777777" w:rsidR="002F2850" w:rsidRDefault="001F0100">
          <w:pPr>
            <w:pStyle w:val="TOC2"/>
            <w:rPr>
              <w:rFonts w:asciiTheme="minorHAnsi" w:hAnsiTheme="minorHAnsi"/>
              <w:noProof/>
              <w:szCs w:val="22"/>
            </w:rPr>
          </w:pPr>
          <w:hyperlink w:anchor="_Toc427313080" w:history="1">
            <w:r w:rsidR="002F2850" w:rsidRPr="008A3826">
              <w:rPr>
                <w:rStyle w:val="Hyperlink"/>
                <w:noProof/>
              </w:rPr>
              <w:t>3.6</w:t>
            </w:r>
            <w:r w:rsidR="002F2850">
              <w:rPr>
                <w:rFonts w:asciiTheme="minorHAnsi" w:hAnsiTheme="minorHAnsi"/>
                <w:noProof/>
                <w:szCs w:val="22"/>
              </w:rPr>
              <w:tab/>
            </w:r>
            <w:r w:rsidR="002F2850" w:rsidRPr="008A3826">
              <w:rPr>
                <w:rStyle w:val="Hyperlink"/>
                <w:noProof/>
              </w:rPr>
              <w:t>Assumptions</w:t>
            </w:r>
            <w:r w:rsidR="002F2850">
              <w:rPr>
                <w:noProof/>
                <w:webHidden/>
              </w:rPr>
              <w:tab/>
            </w:r>
            <w:r w:rsidR="002F2850">
              <w:rPr>
                <w:noProof/>
                <w:webHidden/>
              </w:rPr>
              <w:fldChar w:fldCharType="begin"/>
            </w:r>
            <w:r w:rsidR="002F2850">
              <w:rPr>
                <w:noProof/>
                <w:webHidden/>
              </w:rPr>
              <w:instrText xml:space="preserve"> PAGEREF _Toc427313080 \h </w:instrText>
            </w:r>
            <w:r w:rsidR="002F2850">
              <w:rPr>
                <w:noProof/>
                <w:webHidden/>
              </w:rPr>
            </w:r>
            <w:r w:rsidR="002F2850">
              <w:rPr>
                <w:noProof/>
                <w:webHidden/>
              </w:rPr>
              <w:fldChar w:fldCharType="separate"/>
            </w:r>
            <w:r w:rsidR="002F2850">
              <w:rPr>
                <w:noProof/>
                <w:webHidden/>
              </w:rPr>
              <w:t>7</w:t>
            </w:r>
            <w:r w:rsidR="002F2850">
              <w:rPr>
                <w:noProof/>
                <w:webHidden/>
              </w:rPr>
              <w:fldChar w:fldCharType="end"/>
            </w:r>
          </w:hyperlink>
        </w:p>
        <w:p w14:paraId="17E23BA9" w14:textId="77777777" w:rsidR="002F2850" w:rsidRDefault="001F0100">
          <w:pPr>
            <w:pStyle w:val="TOC2"/>
            <w:rPr>
              <w:rFonts w:asciiTheme="minorHAnsi" w:hAnsiTheme="minorHAnsi"/>
              <w:noProof/>
              <w:szCs w:val="22"/>
            </w:rPr>
          </w:pPr>
          <w:hyperlink w:anchor="_Toc427313081" w:history="1">
            <w:r w:rsidR="002F2850" w:rsidRPr="008A3826">
              <w:rPr>
                <w:rStyle w:val="Hyperlink"/>
                <w:noProof/>
              </w:rPr>
              <w:t>3.7</w:t>
            </w:r>
            <w:r w:rsidR="002F2850">
              <w:rPr>
                <w:rFonts w:asciiTheme="minorHAnsi" w:hAnsiTheme="minorHAnsi"/>
                <w:noProof/>
                <w:szCs w:val="22"/>
              </w:rPr>
              <w:tab/>
            </w:r>
            <w:r w:rsidR="002F2850" w:rsidRPr="008A3826">
              <w:rPr>
                <w:rStyle w:val="Hyperlink"/>
                <w:noProof/>
              </w:rPr>
              <w:t>Risks</w:t>
            </w:r>
            <w:r w:rsidR="002F2850">
              <w:rPr>
                <w:noProof/>
                <w:webHidden/>
              </w:rPr>
              <w:tab/>
            </w:r>
            <w:r w:rsidR="002F2850">
              <w:rPr>
                <w:noProof/>
                <w:webHidden/>
              </w:rPr>
              <w:fldChar w:fldCharType="begin"/>
            </w:r>
            <w:r w:rsidR="002F2850">
              <w:rPr>
                <w:noProof/>
                <w:webHidden/>
              </w:rPr>
              <w:instrText xml:space="preserve"> PAGEREF _Toc427313081 \h </w:instrText>
            </w:r>
            <w:r w:rsidR="002F2850">
              <w:rPr>
                <w:noProof/>
                <w:webHidden/>
              </w:rPr>
            </w:r>
            <w:r w:rsidR="002F2850">
              <w:rPr>
                <w:noProof/>
                <w:webHidden/>
              </w:rPr>
              <w:fldChar w:fldCharType="separate"/>
            </w:r>
            <w:r w:rsidR="002F2850">
              <w:rPr>
                <w:noProof/>
                <w:webHidden/>
              </w:rPr>
              <w:t>8</w:t>
            </w:r>
            <w:r w:rsidR="002F2850">
              <w:rPr>
                <w:noProof/>
                <w:webHidden/>
              </w:rPr>
              <w:fldChar w:fldCharType="end"/>
            </w:r>
          </w:hyperlink>
        </w:p>
        <w:p w14:paraId="5D1770A0" w14:textId="77777777" w:rsidR="002F2850" w:rsidRDefault="001F0100">
          <w:pPr>
            <w:pStyle w:val="TOC1"/>
            <w:rPr>
              <w:rFonts w:asciiTheme="minorHAnsi" w:hAnsiTheme="minorHAnsi"/>
              <w:noProof/>
              <w:szCs w:val="22"/>
            </w:rPr>
          </w:pPr>
          <w:hyperlink w:anchor="_Toc427313082" w:history="1">
            <w:r w:rsidR="002F2850" w:rsidRPr="008A3826">
              <w:rPr>
                <w:rStyle w:val="Hyperlink"/>
                <w:noProof/>
              </w:rPr>
              <w:t>4</w:t>
            </w:r>
            <w:r w:rsidR="002F2850">
              <w:rPr>
                <w:rFonts w:asciiTheme="minorHAnsi" w:hAnsiTheme="minorHAnsi"/>
                <w:noProof/>
                <w:szCs w:val="22"/>
              </w:rPr>
              <w:tab/>
            </w:r>
            <w:r w:rsidR="002F2850" w:rsidRPr="008A3826">
              <w:rPr>
                <w:rStyle w:val="Hyperlink"/>
                <w:noProof/>
              </w:rPr>
              <w:t>Feature Description</w:t>
            </w:r>
            <w:r w:rsidR="002F2850">
              <w:rPr>
                <w:noProof/>
                <w:webHidden/>
              </w:rPr>
              <w:tab/>
            </w:r>
            <w:r w:rsidR="002F2850">
              <w:rPr>
                <w:noProof/>
                <w:webHidden/>
              </w:rPr>
              <w:fldChar w:fldCharType="begin"/>
            </w:r>
            <w:r w:rsidR="002F2850">
              <w:rPr>
                <w:noProof/>
                <w:webHidden/>
              </w:rPr>
              <w:instrText xml:space="preserve"> PAGEREF _Toc427313082 \h </w:instrText>
            </w:r>
            <w:r w:rsidR="002F2850">
              <w:rPr>
                <w:noProof/>
                <w:webHidden/>
              </w:rPr>
            </w:r>
            <w:r w:rsidR="002F2850">
              <w:rPr>
                <w:noProof/>
                <w:webHidden/>
              </w:rPr>
              <w:fldChar w:fldCharType="separate"/>
            </w:r>
            <w:r w:rsidR="002F2850">
              <w:rPr>
                <w:noProof/>
                <w:webHidden/>
              </w:rPr>
              <w:t>9</w:t>
            </w:r>
            <w:r w:rsidR="002F2850">
              <w:rPr>
                <w:noProof/>
                <w:webHidden/>
              </w:rPr>
              <w:fldChar w:fldCharType="end"/>
            </w:r>
          </w:hyperlink>
        </w:p>
        <w:p w14:paraId="674886BC" w14:textId="77777777" w:rsidR="002F2850" w:rsidRDefault="001F0100">
          <w:pPr>
            <w:pStyle w:val="TOC2"/>
            <w:rPr>
              <w:rFonts w:asciiTheme="minorHAnsi" w:hAnsiTheme="minorHAnsi"/>
              <w:noProof/>
              <w:szCs w:val="22"/>
            </w:rPr>
          </w:pPr>
          <w:hyperlink w:anchor="_Toc427313083" w:history="1">
            <w:r w:rsidR="002F2850" w:rsidRPr="008A3826">
              <w:rPr>
                <w:rStyle w:val="Hyperlink"/>
                <w:noProof/>
              </w:rPr>
              <w:t>4.1</w:t>
            </w:r>
            <w:r w:rsidR="002F2850">
              <w:rPr>
                <w:rFonts w:asciiTheme="minorHAnsi" w:hAnsiTheme="minorHAnsi"/>
                <w:noProof/>
                <w:szCs w:val="22"/>
              </w:rPr>
              <w:tab/>
            </w:r>
            <w:r w:rsidR="002F2850" w:rsidRPr="008A3826">
              <w:rPr>
                <w:rStyle w:val="Hyperlink"/>
                <w:noProof/>
              </w:rPr>
              <w:t>DVR Playback from App</w:t>
            </w:r>
            <w:r w:rsidR="002F2850">
              <w:rPr>
                <w:noProof/>
                <w:webHidden/>
              </w:rPr>
              <w:tab/>
            </w:r>
            <w:r w:rsidR="002F2850">
              <w:rPr>
                <w:noProof/>
                <w:webHidden/>
              </w:rPr>
              <w:fldChar w:fldCharType="begin"/>
            </w:r>
            <w:r w:rsidR="002F2850">
              <w:rPr>
                <w:noProof/>
                <w:webHidden/>
              </w:rPr>
              <w:instrText xml:space="preserve"> PAGEREF _Toc427313083 \h </w:instrText>
            </w:r>
            <w:r w:rsidR="002F2850">
              <w:rPr>
                <w:noProof/>
                <w:webHidden/>
              </w:rPr>
            </w:r>
            <w:r w:rsidR="002F2850">
              <w:rPr>
                <w:noProof/>
                <w:webHidden/>
              </w:rPr>
              <w:fldChar w:fldCharType="separate"/>
            </w:r>
            <w:r w:rsidR="002F2850">
              <w:rPr>
                <w:noProof/>
                <w:webHidden/>
              </w:rPr>
              <w:t>9</w:t>
            </w:r>
            <w:r w:rsidR="002F2850">
              <w:rPr>
                <w:noProof/>
                <w:webHidden/>
              </w:rPr>
              <w:fldChar w:fldCharType="end"/>
            </w:r>
          </w:hyperlink>
        </w:p>
        <w:p w14:paraId="6465C79E" w14:textId="77777777" w:rsidR="002F2850" w:rsidRDefault="001F0100">
          <w:pPr>
            <w:pStyle w:val="TOC2"/>
            <w:rPr>
              <w:rFonts w:asciiTheme="minorHAnsi" w:hAnsiTheme="minorHAnsi"/>
              <w:noProof/>
              <w:szCs w:val="22"/>
            </w:rPr>
          </w:pPr>
          <w:hyperlink w:anchor="_Toc427313084" w:history="1">
            <w:r w:rsidR="002F2850" w:rsidRPr="008A3826">
              <w:rPr>
                <w:rStyle w:val="Hyperlink"/>
                <w:noProof/>
              </w:rPr>
              <w:t>4.2</w:t>
            </w:r>
            <w:r w:rsidR="002F2850">
              <w:rPr>
                <w:rFonts w:asciiTheme="minorHAnsi" w:hAnsiTheme="minorHAnsi"/>
                <w:noProof/>
                <w:szCs w:val="22"/>
              </w:rPr>
              <w:tab/>
            </w:r>
            <w:r w:rsidR="002F2850" w:rsidRPr="008A3826">
              <w:rPr>
                <w:rStyle w:val="Hyperlink"/>
                <w:noProof/>
              </w:rPr>
              <w:t>DVR and live Trickplay Control</w:t>
            </w:r>
            <w:r w:rsidR="002F2850">
              <w:rPr>
                <w:noProof/>
                <w:webHidden/>
              </w:rPr>
              <w:tab/>
            </w:r>
            <w:r w:rsidR="002F2850">
              <w:rPr>
                <w:noProof/>
                <w:webHidden/>
              </w:rPr>
              <w:fldChar w:fldCharType="begin"/>
            </w:r>
            <w:r w:rsidR="002F2850">
              <w:rPr>
                <w:noProof/>
                <w:webHidden/>
              </w:rPr>
              <w:instrText xml:space="preserve"> PAGEREF _Toc427313084 \h </w:instrText>
            </w:r>
            <w:r w:rsidR="002F2850">
              <w:rPr>
                <w:noProof/>
                <w:webHidden/>
              </w:rPr>
            </w:r>
            <w:r w:rsidR="002F2850">
              <w:rPr>
                <w:noProof/>
                <w:webHidden/>
              </w:rPr>
              <w:fldChar w:fldCharType="separate"/>
            </w:r>
            <w:r w:rsidR="002F2850">
              <w:rPr>
                <w:noProof/>
                <w:webHidden/>
              </w:rPr>
              <w:t>9</w:t>
            </w:r>
            <w:r w:rsidR="002F2850">
              <w:rPr>
                <w:noProof/>
                <w:webHidden/>
              </w:rPr>
              <w:fldChar w:fldCharType="end"/>
            </w:r>
          </w:hyperlink>
        </w:p>
        <w:p w14:paraId="2FA7D2C3" w14:textId="77777777" w:rsidR="002F2850" w:rsidRDefault="001F0100">
          <w:pPr>
            <w:pStyle w:val="TOC2"/>
            <w:rPr>
              <w:rFonts w:asciiTheme="minorHAnsi" w:hAnsiTheme="minorHAnsi"/>
              <w:noProof/>
              <w:szCs w:val="22"/>
            </w:rPr>
          </w:pPr>
          <w:hyperlink w:anchor="_Toc427313085" w:history="1">
            <w:r w:rsidR="002F2850" w:rsidRPr="008A3826">
              <w:rPr>
                <w:rStyle w:val="Hyperlink"/>
                <w:noProof/>
              </w:rPr>
              <w:t>4.3</w:t>
            </w:r>
            <w:r w:rsidR="002F2850">
              <w:rPr>
                <w:rFonts w:asciiTheme="minorHAnsi" w:hAnsiTheme="minorHAnsi"/>
                <w:noProof/>
                <w:szCs w:val="22"/>
              </w:rPr>
              <w:tab/>
            </w:r>
            <w:r w:rsidR="002F2850" w:rsidRPr="008A3826">
              <w:rPr>
                <w:rStyle w:val="Hyperlink"/>
                <w:noProof/>
              </w:rPr>
              <w:t>Lookback</w:t>
            </w:r>
            <w:r w:rsidR="002F2850" w:rsidRPr="008A3826">
              <w:rPr>
                <w:rStyle w:val="Hyperlink"/>
                <w:noProof/>
                <w:shd w:val="clear" w:color="auto" w:fill="808080" w:themeFill="background1" w:themeFillShade="80"/>
              </w:rPr>
              <w:t xml:space="preserve"> </w:t>
            </w:r>
            <w:r w:rsidR="002F2850" w:rsidRPr="008A3826">
              <w:rPr>
                <w:rStyle w:val="Hyperlink"/>
                <w:noProof/>
              </w:rPr>
              <w:t>Playback</w:t>
            </w:r>
            <w:r w:rsidR="002F2850">
              <w:rPr>
                <w:noProof/>
                <w:webHidden/>
              </w:rPr>
              <w:tab/>
            </w:r>
            <w:r w:rsidR="002F2850">
              <w:rPr>
                <w:noProof/>
                <w:webHidden/>
              </w:rPr>
              <w:fldChar w:fldCharType="begin"/>
            </w:r>
            <w:r w:rsidR="002F2850">
              <w:rPr>
                <w:noProof/>
                <w:webHidden/>
              </w:rPr>
              <w:instrText xml:space="preserve"> PAGEREF _Toc427313085 \h </w:instrText>
            </w:r>
            <w:r w:rsidR="002F2850">
              <w:rPr>
                <w:noProof/>
                <w:webHidden/>
              </w:rPr>
            </w:r>
            <w:r w:rsidR="002F2850">
              <w:rPr>
                <w:noProof/>
                <w:webHidden/>
              </w:rPr>
              <w:fldChar w:fldCharType="separate"/>
            </w:r>
            <w:r w:rsidR="002F2850">
              <w:rPr>
                <w:noProof/>
                <w:webHidden/>
              </w:rPr>
              <w:t>9</w:t>
            </w:r>
            <w:r w:rsidR="002F2850">
              <w:rPr>
                <w:noProof/>
                <w:webHidden/>
              </w:rPr>
              <w:fldChar w:fldCharType="end"/>
            </w:r>
          </w:hyperlink>
        </w:p>
        <w:p w14:paraId="544D5EED" w14:textId="77777777" w:rsidR="002F2850" w:rsidRDefault="001F0100">
          <w:pPr>
            <w:pStyle w:val="TOC2"/>
            <w:rPr>
              <w:rFonts w:asciiTheme="minorHAnsi" w:hAnsiTheme="minorHAnsi"/>
              <w:noProof/>
              <w:szCs w:val="22"/>
            </w:rPr>
          </w:pPr>
          <w:hyperlink w:anchor="_Toc427313086" w:history="1">
            <w:r w:rsidR="002F2850" w:rsidRPr="008A3826">
              <w:rPr>
                <w:rStyle w:val="Hyperlink"/>
                <w:noProof/>
              </w:rPr>
              <w:t>4.4</w:t>
            </w:r>
            <w:r w:rsidR="002F2850">
              <w:rPr>
                <w:rFonts w:asciiTheme="minorHAnsi" w:hAnsiTheme="minorHAnsi"/>
                <w:noProof/>
                <w:szCs w:val="22"/>
              </w:rPr>
              <w:tab/>
            </w:r>
            <w:r w:rsidR="002F2850" w:rsidRPr="008A3826">
              <w:rPr>
                <w:rStyle w:val="Hyperlink"/>
                <w:noProof/>
              </w:rPr>
              <w:t>Video UI guidelines</w:t>
            </w:r>
            <w:r w:rsidR="002F2850">
              <w:rPr>
                <w:noProof/>
                <w:webHidden/>
              </w:rPr>
              <w:tab/>
            </w:r>
            <w:r w:rsidR="002F2850">
              <w:rPr>
                <w:noProof/>
                <w:webHidden/>
              </w:rPr>
              <w:fldChar w:fldCharType="begin"/>
            </w:r>
            <w:r w:rsidR="002F2850">
              <w:rPr>
                <w:noProof/>
                <w:webHidden/>
              </w:rPr>
              <w:instrText xml:space="preserve"> PAGEREF _Toc427313086 \h </w:instrText>
            </w:r>
            <w:r w:rsidR="002F2850">
              <w:rPr>
                <w:noProof/>
                <w:webHidden/>
              </w:rPr>
            </w:r>
            <w:r w:rsidR="002F2850">
              <w:rPr>
                <w:noProof/>
                <w:webHidden/>
              </w:rPr>
              <w:fldChar w:fldCharType="separate"/>
            </w:r>
            <w:r w:rsidR="002F2850">
              <w:rPr>
                <w:noProof/>
                <w:webHidden/>
              </w:rPr>
              <w:t>9</w:t>
            </w:r>
            <w:r w:rsidR="002F2850">
              <w:rPr>
                <w:noProof/>
                <w:webHidden/>
              </w:rPr>
              <w:fldChar w:fldCharType="end"/>
            </w:r>
          </w:hyperlink>
        </w:p>
        <w:p w14:paraId="373F8D01" w14:textId="77777777" w:rsidR="002F2850" w:rsidRDefault="001F0100">
          <w:pPr>
            <w:pStyle w:val="TOC2"/>
            <w:rPr>
              <w:rFonts w:asciiTheme="minorHAnsi" w:hAnsiTheme="minorHAnsi"/>
              <w:noProof/>
              <w:szCs w:val="22"/>
            </w:rPr>
          </w:pPr>
          <w:hyperlink w:anchor="_Toc427313087" w:history="1">
            <w:r w:rsidR="002F2850" w:rsidRPr="008A3826">
              <w:rPr>
                <w:rStyle w:val="Hyperlink"/>
                <w:noProof/>
              </w:rPr>
              <w:t>4.5</w:t>
            </w:r>
            <w:r w:rsidR="002F2850">
              <w:rPr>
                <w:rFonts w:asciiTheme="minorHAnsi" w:hAnsiTheme="minorHAnsi"/>
                <w:noProof/>
                <w:szCs w:val="22"/>
              </w:rPr>
              <w:tab/>
            </w:r>
            <w:r w:rsidR="002F2850" w:rsidRPr="008A3826">
              <w:rPr>
                <w:rStyle w:val="Hyperlink"/>
                <w:noProof/>
              </w:rPr>
              <w:t>Bonk Sound</w:t>
            </w:r>
            <w:r w:rsidR="002F2850">
              <w:rPr>
                <w:noProof/>
                <w:webHidden/>
              </w:rPr>
              <w:tab/>
            </w:r>
            <w:r w:rsidR="002F2850">
              <w:rPr>
                <w:noProof/>
                <w:webHidden/>
              </w:rPr>
              <w:fldChar w:fldCharType="begin"/>
            </w:r>
            <w:r w:rsidR="002F2850">
              <w:rPr>
                <w:noProof/>
                <w:webHidden/>
              </w:rPr>
              <w:instrText xml:space="preserve"> PAGEREF _Toc427313087 \h </w:instrText>
            </w:r>
            <w:r w:rsidR="002F2850">
              <w:rPr>
                <w:noProof/>
                <w:webHidden/>
              </w:rPr>
            </w:r>
            <w:r w:rsidR="002F2850">
              <w:rPr>
                <w:noProof/>
                <w:webHidden/>
              </w:rPr>
              <w:fldChar w:fldCharType="separate"/>
            </w:r>
            <w:r w:rsidR="002F2850">
              <w:rPr>
                <w:noProof/>
                <w:webHidden/>
              </w:rPr>
              <w:t>10</w:t>
            </w:r>
            <w:r w:rsidR="002F2850">
              <w:rPr>
                <w:noProof/>
                <w:webHidden/>
              </w:rPr>
              <w:fldChar w:fldCharType="end"/>
            </w:r>
          </w:hyperlink>
        </w:p>
        <w:p w14:paraId="1C113037" w14:textId="77777777" w:rsidR="002F2850" w:rsidRDefault="001F0100">
          <w:pPr>
            <w:pStyle w:val="TOC1"/>
            <w:rPr>
              <w:rFonts w:asciiTheme="minorHAnsi" w:hAnsiTheme="minorHAnsi"/>
              <w:noProof/>
              <w:szCs w:val="22"/>
            </w:rPr>
          </w:pPr>
          <w:hyperlink w:anchor="_Toc427313088" w:history="1">
            <w:r w:rsidR="002F2850" w:rsidRPr="008A3826">
              <w:rPr>
                <w:rStyle w:val="Hyperlink"/>
                <w:noProof/>
              </w:rPr>
              <w:t>5</w:t>
            </w:r>
            <w:r w:rsidR="002F2850">
              <w:rPr>
                <w:rFonts w:asciiTheme="minorHAnsi" w:hAnsiTheme="minorHAnsi"/>
                <w:noProof/>
                <w:szCs w:val="22"/>
              </w:rPr>
              <w:tab/>
            </w:r>
            <w:r w:rsidR="002F2850" w:rsidRPr="008A3826">
              <w:rPr>
                <w:rStyle w:val="Hyperlink"/>
                <w:noProof/>
              </w:rPr>
              <w:t>Use Cases</w:t>
            </w:r>
            <w:r w:rsidR="002F2850">
              <w:rPr>
                <w:noProof/>
                <w:webHidden/>
              </w:rPr>
              <w:tab/>
            </w:r>
            <w:r w:rsidR="002F2850">
              <w:rPr>
                <w:noProof/>
                <w:webHidden/>
              </w:rPr>
              <w:fldChar w:fldCharType="begin"/>
            </w:r>
            <w:r w:rsidR="002F2850">
              <w:rPr>
                <w:noProof/>
                <w:webHidden/>
              </w:rPr>
              <w:instrText xml:space="preserve"> PAGEREF _Toc427313088 \h </w:instrText>
            </w:r>
            <w:r w:rsidR="002F2850">
              <w:rPr>
                <w:noProof/>
                <w:webHidden/>
              </w:rPr>
            </w:r>
            <w:r w:rsidR="002F2850">
              <w:rPr>
                <w:noProof/>
                <w:webHidden/>
              </w:rPr>
              <w:fldChar w:fldCharType="separate"/>
            </w:r>
            <w:r w:rsidR="002F2850">
              <w:rPr>
                <w:noProof/>
                <w:webHidden/>
              </w:rPr>
              <w:t>10</w:t>
            </w:r>
            <w:r w:rsidR="002F2850">
              <w:rPr>
                <w:noProof/>
                <w:webHidden/>
              </w:rPr>
              <w:fldChar w:fldCharType="end"/>
            </w:r>
          </w:hyperlink>
        </w:p>
        <w:p w14:paraId="5A736115" w14:textId="77777777" w:rsidR="002F2850" w:rsidRDefault="001F0100">
          <w:pPr>
            <w:pStyle w:val="TOC2"/>
            <w:rPr>
              <w:rFonts w:asciiTheme="minorHAnsi" w:hAnsiTheme="minorHAnsi"/>
              <w:noProof/>
              <w:szCs w:val="22"/>
            </w:rPr>
          </w:pPr>
          <w:hyperlink w:anchor="_Toc427313089" w:history="1">
            <w:r w:rsidR="002F2850" w:rsidRPr="008A3826">
              <w:rPr>
                <w:rStyle w:val="Hyperlink"/>
                <w:noProof/>
              </w:rPr>
              <w:t>5.1</w:t>
            </w:r>
            <w:r w:rsidR="002F2850">
              <w:rPr>
                <w:rFonts w:asciiTheme="minorHAnsi" w:hAnsiTheme="minorHAnsi"/>
                <w:noProof/>
                <w:szCs w:val="22"/>
              </w:rPr>
              <w:tab/>
            </w:r>
            <w:r w:rsidR="002F2850" w:rsidRPr="008A3826">
              <w:rPr>
                <w:rStyle w:val="Hyperlink"/>
                <w:noProof/>
              </w:rPr>
              <w:t>Nominal</w:t>
            </w:r>
            <w:r w:rsidR="002F2850">
              <w:rPr>
                <w:noProof/>
                <w:webHidden/>
              </w:rPr>
              <w:tab/>
            </w:r>
            <w:r w:rsidR="002F2850">
              <w:rPr>
                <w:noProof/>
                <w:webHidden/>
              </w:rPr>
              <w:fldChar w:fldCharType="begin"/>
            </w:r>
            <w:r w:rsidR="002F2850">
              <w:rPr>
                <w:noProof/>
                <w:webHidden/>
              </w:rPr>
              <w:instrText xml:space="preserve"> PAGEREF _Toc427313089 \h </w:instrText>
            </w:r>
            <w:r w:rsidR="002F2850">
              <w:rPr>
                <w:noProof/>
                <w:webHidden/>
              </w:rPr>
            </w:r>
            <w:r w:rsidR="002F2850">
              <w:rPr>
                <w:noProof/>
                <w:webHidden/>
              </w:rPr>
              <w:fldChar w:fldCharType="separate"/>
            </w:r>
            <w:r w:rsidR="002F2850">
              <w:rPr>
                <w:noProof/>
                <w:webHidden/>
              </w:rPr>
              <w:t>10</w:t>
            </w:r>
            <w:r w:rsidR="002F2850">
              <w:rPr>
                <w:noProof/>
                <w:webHidden/>
              </w:rPr>
              <w:fldChar w:fldCharType="end"/>
            </w:r>
          </w:hyperlink>
        </w:p>
        <w:p w14:paraId="176037D3" w14:textId="77777777" w:rsidR="002F2850" w:rsidRDefault="001F0100">
          <w:pPr>
            <w:pStyle w:val="TOC2"/>
            <w:rPr>
              <w:rFonts w:asciiTheme="minorHAnsi" w:hAnsiTheme="minorHAnsi"/>
              <w:noProof/>
              <w:szCs w:val="22"/>
            </w:rPr>
          </w:pPr>
          <w:hyperlink w:anchor="_Toc427313090" w:history="1">
            <w:r w:rsidR="002F2850" w:rsidRPr="008A3826">
              <w:rPr>
                <w:rStyle w:val="Hyperlink"/>
                <w:noProof/>
              </w:rPr>
              <w:t>5.2</w:t>
            </w:r>
            <w:r w:rsidR="002F2850">
              <w:rPr>
                <w:rFonts w:asciiTheme="minorHAnsi" w:hAnsiTheme="minorHAnsi"/>
                <w:noProof/>
                <w:szCs w:val="22"/>
              </w:rPr>
              <w:tab/>
            </w:r>
            <w:r w:rsidR="002F2850" w:rsidRPr="008A3826">
              <w:rPr>
                <w:rStyle w:val="Hyperlink"/>
                <w:noProof/>
              </w:rPr>
              <w:t>Edge Case</w:t>
            </w:r>
            <w:r w:rsidR="002F2850">
              <w:rPr>
                <w:noProof/>
                <w:webHidden/>
              </w:rPr>
              <w:tab/>
            </w:r>
            <w:r w:rsidR="002F2850">
              <w:rPr>
                <w:noProof/>
                <w:webHidden/>
              </w:rPr>
              <w:fldChar w:fldCharType="begin"/>
            </w:r>
            <w:r w:rsidR="002F2850">
              <w:rPr>
                <w:noProof/>
                <w:webHidden/>
              </w:rPr>
              <w:instrText xml:space="preserve"> PAGEREF _Toc427313090 \h </w:instrText>
            </w:r>
            <w:r w:rsidR="002F2850">
              <w:rPr>
                <w:noProof/>
                <w:webHidden/>
              </w:rPr>
            </w:r>
            <w:r w:rsidR="002F2850">
              <w:rPr>
                <w:noProof/>
                <w:webHidden/>
              </w:rPr>
              <w:fldChar w:fldCharType="separate"/>
            </w:r>
            <w:r w:rsidR="002F2850">
              <w:rPr>
                <w:noProof/>
                <w:webHidden/>
              </w:rPr>
              <w:t>12</w:t>
            </w:r>
            <w:r w:rsidR="002F2850">
              <w:rPr>
                <w:noProof/>
                <w:webHidden/>
              </w:rPr>
              <w:fldChar w:fldCharType="end"/>
            </w:r>
          </w:hyperlink>
        </w:p>
        <w:p w14:paraId="614A6148" w14:textId="77777777" w:rsidR="00D6785E" w:rsidRDefault="00D6785E" w:rsidP="00D6785E">
          <w:pPr>
            <w:rPr>
              <w:b/>
              <w:noProof/>
            </w:rPr>
          </w:pPr>
          <w:r>
            <w:rPr>
              <w:b/>
              <w:bCs/>
              <w:noProof/>
            </w:rPr>
            <w:fldChar w:fldCharType="end"/>
          </w:r>
        </w:p>
      </w:sdtContent>
    </w:sdt>
    <w:p w14:paraId="7D82F9DE" w14:textId="77777777" w:rsidR="00D2128E" w:rsidRDefault="00D2128E">
      <w:pPr>
        <w:rPr>
          <w:noProof/>
          <w:color w:val="FFFFFF" w:themeColor="background1"/>
          <w:sz w:val="40"/>
        </w:rPr>
      </w:pPr>
      <w:r>
        <w:rPr>
          <w:noProof/>
        </w:rPr>
        <w:br w:type="page"/>
      </w:r>
    </w:p>
    <w:p w14:paraId="24B8BD60" w14:textId="77777777" w:rsidR="00B06E70" w:rsidRDefault="00B06E70" w:rsidP="003C7389">
      <w:pPr>
        <w:pStyle w:val="TableofContentsTitle"/>
      </w:pPr>
      <w:r>
        <w:lastRenderedPageBreak/>
        <w:t>List of Tables</w:t>
      </w:r>
    </w:p>
    <w:p w14:paraId="5E45CBF0" w14:textId="77777777" w:rsidR="007B3FD8" w:rsidRDefault="00B06E70">
      <w:pPr>
        <w:pStyle w:val="TableofFigures"/>
        <w:tabs>
          <w:tab w:val="right" w:leader="dot" w:pos="9350"/>
        </w:tabs>
        <w:rPr>
          <w:rFonts w:asciiTheme="minorHAnsi" w:hAnsiTheme="minorHAnsi"/>
          <w:noProof/>
          <w:szCs w:val="22"/>
        </w:rPr>
      </w:pPr>
      <w:r>
        <w:fldChar w:fldCharType="begin"/>
      </w:r>
      <w:r>
        <w:instrText xml:space="preserve"> TOC \h \z \c "Table" </w:instrText>
      </w:r>
      <w:r>
        <w:fldChar w:fldCharType="separate"/>
      </w:r>
      <w:hyperlink w:anchor="_Toc418774714" w:history="1">
        <w:r w:rsidR="007B3FD8" w:rsidRPr="005912B8">
          <w:rPr>
            <w:rStyle w:val="Hyperlink"/>
            <w:noProof/>
          </w:rPr>
          <w:t>Table 1: STB Release Matrix</w:t>
        </w:r>
        <w:r w:rsidR="007B3FD8">
          <w:rPr>
            <w:noProof/>
            <w:webHidden/>
          </w:rPr>
          <w:tab/>
        </w:r>
        <w:r w:rsidR="007B3FD8">
          <w:rPr>
            <w:noProof/>
            <w:webHidden/>
          </w:rPr>
          <w:fldChar w:fldCharType="begin"/>
        </w:r>
        <w:r w:rsidR="007B3FD8">
          <w:rPr>
            <w:noProof/>
            <w:webHidden/>
          </w:rPr>
          <w:instrText xml:space="preserve"> PAGEREF _Toc418774714 \h </w:instrText>
        </w:r>
        <w:r w:rsidR="007B3FD8">
          <w:rPr>
            <w:noProof/>
            <w:webHidden/>
          </w:rPr>
        </w:r>
        <w:r w:rsidR="007B3FD8">
          <w:rPr>
            <w:noProof/>
            <w:webHidden/>
          </w:rPr>
          <w:fldChar w:fldCharType="separate"/>
        </w:r>
        <w:r w:rsidR="002F2850">
          <w:rPr>
            <w:noProof/>
            <w:webHidden/>
          </w:rPr>
          <w:t>3</w:t>
        </w:r>
        <w:r w:rsidR="007B3FD8">
          <w:rPr>
            <w:noProof/>
            <w:webHidden/>
          </w:rPr>
          <w:fldChar w:fldCharType="end"/>
        </w:r>
      </w:hyperlink>
    </w:p>
    <w:p w14:paraId="36AD9BA4" w14:textId="77777777" w:rsidR="007B3FD8" w:rsidRDefault="001F0100">
      <w:pPr>
        <w:pStyle w:val="TableofFigures"/>
        <w:tabs>
          <w:tab w:val="right" w:leader="dot" w:pos="9350"/>
        </w:tabs>
        <w:rPr>
          <w:rFonts w:asciiTheme="minorHAnsi" w:hAnsiTheme="minorHAnsi"/>
          <w:noProof/>
          <w:szCs w:val="22"/>
        </w:rPr>
      </w:pPr>
      <w:hyperlink w:anchor="_Toc418774715" w:history="1">
        <w:r w:rsidR="007B3FD8" w:rsidRPr="005912B8">
          <w:rPr>
            <w:rStyle w:val="Hyperlink"/>
            <w:noProof/>
          </w:rPr>
          <w:t>Table 2: Revision History</w:t>
        </w:r>
        <w:r w:rsidR="007B3FD8">
          <w:rPr>
            <w:noProof/>
            <w:webHidden/>
          </w:rPr>
          <w:tab/>
        </w:r>
        <w:r w:rsidR="007B3FD8">
          <w:rPr>
            <w:noProof/>
            <w:webHidden/>
          </w:rPr>
          <w:fldChar w:fldCharType="begin"/>
        </w:r>
        <w:r w:rsidR="007B3FD8">
          <w:rPr>
            <w:noProof/>
            <w:webHidden/>
          </w:rPr>
          <w:instrText xml:space="preserve"> PAGEREF _Toc418774715 \h </w:instrText>
        </w:r>
        <w:r w:rsidR="007B3FD8">
          <w:rPr>
            <w:noProof/>
            <w:webHidden/>
          </w:rPr>
        </w:r>
        <w:r w:rsidR="007B3FD8">
          <w:rPr>
            <w:noProof/>
            <w:webHidden/>
          </w:rPr>
          <w:fldChar w:fldCharType="separate"/>
        </w:r>
        <w:r w:rsidR="002F2850">
          <w:rPr>
            <w:noProof/>
            <w:webHidden/>
          </w:rPr>
          <w:t>3</w:t>
        </w:r>
        <w:r w:rsidR="007B3FD8">
          <w:rPr>
            <w:noProof/>
            <w:webHidden/>
          </w:rPr>
          <w:fldChar w:fldCharType="end"/>
        </w:r>
      </w:hyperlink>
    </w:p>
    <w:p w14:paraId="3D38BA2B" w14:textId="77777777" w:rsidR="007B3FD8" w:rsidRDefault="001F0100">
      <w:pPr>
        <w:pStyle w:val="TableofFigures"/>
        <w:tabs>
          <w:tab w:val="right" w:leader="dot" w:pos="9350"/>
        </w:tabs>
        <w:rPr>
          <w:rFonts w:asciiTheme="minorHAnsi" w:hAnsiTheme="minorHAnsi"/>
          <w:noProof/>
          <w:szCs w:val="22"/>
        </w:rPr>
      </w:pPr>
      <w:hyperlink w:anchor="_Toc418774716" w:history="1">
        <w:r w:rsidR="007B3FD8" w:rsidRPr="005912B8">
          <w:rPr>
            <w:rStyle w:val="Hyperlink"/>
            <w:noProof/>
          </w:rPr>
          <w:t>Table 3: Reference Documents</w:t>
        </w:r>
        <w:r w:rsidR="007B3FD8">
          <w:rPr>
            <w:noProof/>
            <w:webHidden/>
          </w:rPr>
          <w:tab/>
        </w:r>
        <w:r w:rsidR="007B3FD8">
          <w:rPr>
            <w:noProof/>
            <w:webHidden/>
          </w:rPr>
          <w:fldChar w:fldCharType="begin"/>
        </w:r>
        <w:r w:rsidR="007B3FD8">
          <w:rPr>
            <w:noProof/>
            <w:webHidden/>
          </w:rPr>
          <w:instrText xml:space="preserve"> PAGEREF _Toc418774716 \h </w:instrText>
        </w:r>
        <w:r w:rsidR="007B3FD8">
          <w:rPr>
            <w:noProof/>
            <w:webHidden/>
          </w:rPr>
        </w:r>
        <w:r w:rsidR="007B3FD8">
          <w:rPr>
            <w:noProof/>
            <w:webHidden/>
          </w:rPr>
          <w:fldChar w:fldCharType="separate"/>
        </w:r>
        <w:r w:rsidR="002F2850">
          <w:rPr>
            <w:noProof/>
            <w:webHidden/>
          </w:rPr>
          <w:t>6</w:t>
        </w:r>
        <w:r w:rsidR="007B3FD8">
          <w:rPr>
            <w:noProof/>
            <w:webHidden/>
          </w:rPr>
          <w:fldChar w:fldCharType="end"/>
        </w:r>
      </w:hyperlink>
    </w:p>
    <w:p w14:paraId="444AEA6C" w14:textId="77777777" w:rsidR="007B3FD8" w:rsidRDefault="001F0100">
      <w:pPr>
        <w:pStyle w:val="TableofFigures"/>
        <w:tabs>
          <w:tab w:val="right" w:leader="dot" w:pos="9350"/>
        </w:tabs>
        <w:rPr>
          <w:rFonts w:asciiTheme="minorHAnsi" w:hAnsiTheme="minorHAnsi"/>
          <w:noProof/>
          <w:szCs w:val="22"/>
        </w:rPr>
      </w:pPr>
      <w:hyperlink w:anchor="_Toc418774717" w:history="1">
        <w:r w:rsidR="007B3FD8" w:rsidRPr="005912B8">
          <w:rPr>
            <w:rStyle w:val="Hyperlink"/>
            <w:noProof/>
          </w:rPr>
          <w:t>Table 4: Glossary of Terms</w:t>
        </w:r>
        <w:r w:rsidR="007B3FD8">
          <w:rPr>
            <w:noProof/>
            <w:webHidden/>
          </w:rPr>
          <w:tab/>
        </w:r>
        <w:r w:rsidR="007B3FD8">
          <w:rPr>
            <w:noProof/>
            <w:webHidden/>
          </w:rPr>
          <w:fldChar w:fldCharType="begin"/>
        </w:r>
        <w:r w:rsidR="007B3FD8">
          <w:rPr>
            <w:noProof/>
            <w:webHidden/>
          </w:rPr>
          <w:instrText xml:space="preserve"> PAGEREF _Toc418774717 \h </w:instrText>
        </w:r>
        <w:r w:rsidR="007B3FD8">
          <w:rPr>
            <w:noProof/>
            <w:webHidden/>
          </w:rPr>
        </w:r>
        <w:r w:rsidR="007B3FD8">
          <w:rPr>
            <w:noProof/>
            <w:webHidden/>
          </w:rPr>
          <w:fldChar w:fldCharType="separate"/>
        </w:r>
        <w:r w:rsidR="002F2850">
          <w:rPr>
            <w:noProof/>
            <w:webHidden/>
          </w:rPr>
          <w:t>6</w:t>
        </w:r>
        <w:r w:rsidR="007B3FD8">
          <w:rPr>
            <w:noProof/>
            <w:webHidden/>
          </w:rPr>
          <w:fldChar w:fldCharType="end"/>
        </w:r>
      </w:hyperlink>
    </w:p>
    <w:p w14:paraId="0910132B" w14:textId="77777777" w:rsidR="00D2128E" w:rsidRDefault="00B06E70" w:rsidP="00851795">
      <w:pPr>
        <w:rPr>
          <w:b/>
          <w:sz w:val="20"/>
        </w:rPr>
      </w:pPr>
      <w:r>
        <w:fldChar w:fldCharType="end"/>
      </w:r>
      <w:r w:rsidR="00851795" w:rsidRPr="00851795">
        <w:rPr>
          <w:b/>
          <w:sz w:val="20"/>
        </w:rPr>
        <w:t xml:space="preserve"> </w:t>
      </w:r>
    </w:p>
    <w:p w14:paraId="48BC1B9B" w14:textId="77777777" w:rsidR="00E754E4" w:rsidRDefault="00E754E4" w:rsidP="00E754E4">
      <w:pPr>
        <w:pStyle w:val="Heading1"/>
        <w:pageBreakBefore/>
      </w:pPr>
      <w:bookmarkStart w:id="9" w:name="_Toc427313071"/>
      <w:r>
        <w:lastRenderedPageBreak/>
        <w:t>References</w:t>
      </w:r>
      <w:r w:rsidR="00D02016">
        <w:t xml:space="preserve"> &amp; Terminology</w:t>
      </w:r>
      <w:bookmarkEnd w:id="9"/>
    </w:p>
    <w:p w14:paraId="737BF1FB" w14:textId="77777777" w:rsidR="00E754E4" w:rsidRDefault="00E754E4" w:rsidP="00E754E4">
      <w:pPr>
        <w:pStyle w:val="Heading2"/>
      </w:pPr>
      <w:bookmarkStart w:id="10" w:name="_Toc427313072"/>
      <w:r>
        <w:t>Document References</w:t>
      </w:r>
      <w:bookmarkEnd w:id="10"/>
    </w:p>
    <w:p w14:paraId="74FF20DE" w14:textId="77777777" w:rsidR="00E754E4" w:rsidRDefault="00E754E4" w:rsidP="00093D07">
      <w:pPr>
        <w:spacing w:before="0" w:after="0"/>
      </w:pPr>
    </w:p>
    <w:tbl>
      <w:tblPr>
        <w:tblStyle w:val="SystemSpecTable1"/>
        <w:tblW w:w="9576" w:type="dxa"/>
        <w:tblInd w:w="198" w:type="dxa"/>
        <w:tblLook w:val="04A0" w:firstRow="1" w:lastRow="0" w:firstColumn="1" w:lastColumn="0" w:noHBand="0" w:noVBand="1"/>
      </w:tblPr>
      <w:tblGrid>
        <w:gridCol w:w="1008"/>
        <w:gridCol w:w="1879"/>
        <w:gridCol w:w="1047"/>
        <w:gridCol w:w="5642"/>
      </w:tblGrid>
      <w:tr w:rsidR="0065224B" w14:paraId="09DB4F82" w14:textId="77777777" w:rsidTr="00B97ECC">
        <w:trPr>
          <w:cnfStyle w:val="100000000000" w:firstRow="1" w:lastRow="0" w:firstColumn="0" w:lastColumn="0" w:oddVBand="0" w:evenVBand="0" w:oddHBand="0" w:evenHBand="0" w:firstRowFirstColumn="0" w:firstRowLastColumn="0" w:lastRowFirstColumn="0" w:lastRowLastColumn="0"/>
          <w:trHeight w:val="250"/>
        </w:trPr>
        <w:tc>
          <w:tcPr>
            <w:tcW w:w="1008" w:type="dxa"/>
          </w:tcPr>
          <w:p w14:paraId="7A9CDA0F" w14:textId="77777777" w:rsidR="0065224B" w:rsidRDefault="0065224B" w:rsidP="00B97ECC">
            <w:bookmarkStart w:id="11" w:name="_Toc418774716"/>
            <w:r>
              <w:t>Ref #</w:t>
            </w:r>
          </w:p>
        </w:tc>
        <w:tc>
          <w:tcPr>
            <w:tcW w:w="1879" w:type="dxa"/>
          </w:tcPr>
          <w:p w14:paraId="6E666390" w14:textId="77777777" w:rsidR="0065224B" w:rsidRDefault="0065224B" w:rsidP="00B97ECC">
            <w:r>
              <w:t>Document #</w:t>
            </w:r>
          </w:p>
        </w:tc>
        <w:tc>
          <w:tcPr>
            <w:tcW w:w="1047" w:type="dxa"/>
          </w:tcPr>
          <w:p w14:paraId="69067DBA" w14:textId="77777777" w:rsidR="0065224B" w:rsidRDefault="0065224B" w:rsidP="00B97ECC">
            <w:r>
              <w:t>Doc Version</w:t>
            </w:r>
          </w:p>
        </w:tc>
        <w:tc>
          <w:tcPr>
            <w:tcW w:w="5642" w:type="dxa"/>
          </w:tcPr>
          <w:p w14:paraId="3912307F" w14:textId="77777777" w:rsidR="0065224B" w:rsidRDefault="0065224B" w:rsidP="00B97ECC">
            <w:r>
              <w:t>Document Name</w:t>
            </w:r>
          </w:p>
        </w:tc>
      </w:tr>
      <w:tr w:rsidR="0065224B" w14:paraId="6A57D189" w14:textId="77777777" w:rsidTr="00B97ECC">
        <w:trPr>
          <w:cnfStyle w:val="000000100000" w:firstRow="0" w:lastRow="0" w:firstColumn="0" w:lastColumn="0" w:oddVBand="0" w:evenVBand="0" w:oddHBand="1" w:evenHBand="0" w:firstRowFirstColumn="0" w:firstRowLastColumn="0" w:lastRowFirstColumn="0" w:lastRowLastColumn="0"/>
          <w:trHeight w:val="499"/>
        </w:trPr>
        <w:tc>
          <w:tcPr>
            <w:tcW w:w="1008" w:type="dxa"/>
          </w:tcPr>
          <w:p w14:paraId="3D85D9C3" w14:textId="77777777" w:rsidR="0065224B" w:rsidRPr="00A2504D" w:rsidRDefault="0065224B" w:rsidP="00226D41">
            <w:pPr>
              <w:pStyle w:val="ListParagraph"/>
              <w:numPr>
                <w:ilvl w:val="0"/>
                <w:numId w:val="4"/>
              </w:numPr>
              <w:rPr>
                <w:rFonts w:cs="Tahoma"/>
                <w:szCs w:val="22"/>
              </w:rPr>
            </w:pPr>
          </w:p>
        </w:tc>
        <w:tc>
          <w:tcPr>
            <w:tcW w:w="1879" w:type="dxa"/>
          </w:tcPr>
          <w:p w14:paraId="52FFD5C5" w14:textId="77777777" w:rsidR="0065224B" w:rsidRDefault="0065224B" w:rsidP="00B97ECC">
            <w:r>
              <w:t>SCTE-35</w:t>
            </w:r>
          </w:p>
        </w:tc>
        <w:tc>
          <w:tcPr>
            <w:tcW w:w="1047" w:type="dxa"/>
          </w:tcPr>
          <w:p w14:paraId="3BB8CECB" w14:textId="77777777" w:rsidR="0065224B" w:rsidRDefault="0065224B" w:rsidP="00B97ECC">
            <w:r>
              <w:t>2015</w:t>
            </w:r>
          </w:p>
        </w:tc>
        <w:tc>
          <w:tcPr>
            <w:tcW w:w="5642" w:type="dxa"/>
          </w:tcPr>
          <w:p w14:paraId="3BE20EA0" w14:textId="77777777" w:rsidR="0065224B" w:rsidRDefault="0065224B" w:rsidP="00B97ECC">
            <w:r w:rsidRPr="00FB3A28">
              <w:t>Digital Program Insertion Cueing Message for Cable</w:t>
            </w:r>
          </w:p>
        </w:tc>
      </w:tr>
      <w:tr w:rsidR="0065224B" w14:paraId="2167DF04" w14:textId="77777777" w:rsidTr="00B97ECC">
        <w:trPr>
          <w:trHeight w:val="517"/>
        </w:trPr>
        <w:tc>
          <w:tcPr>
            <w:tcW w:w="1008" w:type="dxa"/>
          </w:tcPr>
          <w:p w14:paraId="460E6490" w14:textId="77777777" w:rsidR="0065224B" w:rsidRPr="00A2504D" w:rsidRDefault="0065224B" w:rsidP="00226D41">
            <w:pPr>
              <w:pStyle w:val="ListParagraph"/>
              <w:numPr>
                <w:ilvl w:val="0"/>
                <w:numId w:val="4"/>
              </w:numPr>
              <w:rPr>
                <w:rFonts w:cs="Tahoma"/>
                <w:szCs w:val="22"/>
              </w:rPr>
            </w:pPr>
          </w:p>
        </w:tc>
        <w:tc>
          <w:tcPr>
            <w:tcW w:w="1879" w:type="dxa"/>
          </w:tcPr>
          <w:p w14:paraId="3134C274" w14:textId="77777777" w:rsidR="0065224B" w:rsidRDefault="0065224B" w:rsidP="00B97ECC">
            <w:r>
              <w:t>SCTE-104</w:t>
            </w:r>
          </w:p>
        </w:tc>
        <w:tc>
          <w:tcPr>
            <w:tcW w:w="1047" w:type="dxa"/>
          </w:tcPr>
          <w:p w14:paraId="5014A352" w14:textId="77777777" w:rsidR="0065224B" w:rsidRDefault="0065224B" w:rsidP="00B97ECC">
            <w:r>
              <w:t>2012</w:t>
            </w:r>
          </w:p>
        </w:tc>
        <w:tc>
          <w:tcPr>
            <w:tcW w:w="5642" w:type="dxa"/>
          </w:tcPr>
          <w:p w14:paraId="42CA700F" w14:textId="77777777" w:rsidR="0065224B" w:rsidRDefault="0065224B" w:rsidP="00B97ECC">
            <w:r>
              <w:t>Automation System to Compression System</w:t>
            </w:r>
          </w:p>
          <w:p w14:paraId="6B39BF2C" w14:textId="77777777" w:rsidR="0065224B" w:rsidRDefault="0065224B" w:rsidP="00B97ECC">
            <w:r>
              <w:t>Communications Applications Program Interface (API)</w:t>
            </w:r>
          </w:p>
        </w:tc>
      </w:tr>
      <w:tr w:rsidR="0065224B" w14:paraId="320A68E0" w14:textId="77777777" w:rsidTr="00B97ECC">
        <w:trPr>
          <w:cnfStyle w:val="000000100000" w:firstRow="0" w:lastRow="0" w:firstColumn="0" w:lastColumn="0" w:oddVBand="0" w:evenVBand="0" w:oddHBand="1" w:evenHBand="0" w:firstRowFirstColumn="0" w:firstRowLastColumn="0" w:lastRowFirstColumn="0" w:lastRowLastColumn="0"/>
          <w:trHeight w:val="499"/>
        </w:trPr>
        <w:tc>
          <w:tcPr>
            <w:tcW w:w="1008" w:type="dxa"/>
          </w:tcPr>
          <w:p w14:paraId="28E362D0" w14:textId="77777777" w:rsidR="0065224B" w:rsidRPr="00A2504D" w:rsidRDefault="0065224B" w:rsidP="00226D41">
            <w:pPr>
              <w:pStyle w:val="ListParagraph"/>
              <w:numPr>
                <w:ilvl w:val="0"/>
                <w:numId w:val="4"/>
              </w:numPr>
              <w:rPr>
                <w:rFonts w:cs="Tahoma"/>
                <w:szCs w:val="22"/>
              </w:rPr>
            </w:pPr>
          </w:p>
        </w:tc>
        <w:tc>
          <w:tcPr>
            <w:tcW w:w="1879" w:type="dxa"/>
          </w:tcPr>
          <w:p w14:paraId="36528E8B" w14:textId="77777777" w:rsidR="0065224B" w:rsidRPr="00A51994" w:rsidRDefault="0065224B" w:rsidP="00B97ECC">
            <w:pPr>
              <w:rPr>
                <w:rFonts w:cs="Tahoma"/>
                <w:szCs w:val="22"/>
              </w:rPr>
            </w:pPr>
            <w:r w:rsidRPr="00A51994">
              <w:rPr>
                <w:rFonts w:cs="Tahoma"/>
                <w:szCs w:val="22"/>
              </w:rPr>
              <w:t>DTSS-RS-????</w:t>
            </w:r>
          </w:p>
          <w:p w14:paraId="18334131" w14:textId="77777777" w:rsidR="0065224B" w:rsidRDefault="0065224B" w:rsidP="00B97ECC"/>
        </w:tc>
        <w:tc>
          <w:tcPr>
            <w:tcW w:w="1047" w:type="dxa"/>
          </w:tcPr>
          <w:p w14:paraId="0158AE5A" w14:textId="77777777" w:rsidR="0065224B" w:rsidRDefault="0065224B" w:rsidP="00B97ECC">
            <w:proofErr w:type="spellStart"/>
            <w:r>
              <w:t>Ver</w:t>
            </w:r>
            <w:proofErr w:type="spellEnd"/>
            <w:r>
              <w:t xml:space="preserve"> 1.0</w:t>
            </w:r>
          </w:p>
        </w:tc>
        <w:tc>
          <w:tcPr>
            <w:tcW w:w="5642" w:type="dxa"/>
          </w:tcPr>
          <w:p w14:paraId="422552FD" w14:textId="77777777" w:rsidR="0065224B" w:rsidRDefault="0065224B" w:rsidP="00B97ECC">
            <w:r>
              <w:t>HTML5 Roadmap Phase 1 and 2</w:t>
            </w:r>
          </w:p>
          <w:p w14:paraId="2CED98C4" w14:textId="77777777" w:rsidR="0065224B" w:rsidRDefault="0065224B" w:rsidP="00B97ECC">
            <w:r>
              <w:t>System Specification</w:t>
            </w:r>
          </w:p>
        </w:tc>
      </w:tr>
      <w:tr w:rsidR="0065224B" w14:paraId="28FD1342" w14:textId="77777777" w:rsidTr="00B97ECC">
        <w:trPr>
          <w:trHeight w:val="499"/>
        </w:trPr>
        <w:tc>
          <w:tcPr>
            <w:tcW w:w="1008" w:type="dxa"/>
          </w:tcPr>
          <w:p w14:paraId="546632C3" w14:textId="77777777" w:rsidR="0065224B" w:rsidRPr="00A2504D" w:rsidRDefault="0065224B" w:rsidP="00226D41">
            <w:pPr>
              <w:pStyle w:val="ListParagraph"/>
              <w:numPr>
                <w:ilvl w:val="0"/>
                <w:numId w:val="4"/>
              </w:numPr>
              <w:rPr>
                <w:rFonts w:cs="Tahoma"/>
                <w:szCs w:val="22"/>
              </w:rPr>
            </w:pPr>
          </w:p>
        </w:tc>
        <w:tc>
          <w:tcPr>
            <w:tcW w:w="1879" w:type="dxa"/>
          </w:tcPr>
          <w:p w14:paraId="6FB6576D" w14:textId="77777777" w:rsidR="0065224B" w:rsidRDefault="0065224B" w:rsidP="00B97ECC"/>
        </w:tc>
        <w:tc>
          <w:tcPr>
            <w:tcW w:w="1047" w:type="dxa"/>
          </w:tcPr>
          <w:p w14:paraId="4144E2B7" w14:textId="77777777" w:rsidR="0065224B" w:rsidRDefault="0065224B" w:rsidP="00B97ECC"/>
        </w:tc>
        <w:tc>
          <w:tcPr>
            <w:tcW w:w="5642" w:type="dxa"/>
          </w:tcPr>
          <w:p w14:paraId="0ABA5289" w14:textId="77777777" w:rsidR="0065224B" w:rsidRDefault="0065224B" w:rsidP="00B97ECC"/>
        </w:tc>
      </w:tr>
      <w:tr w:rsidR="0065224B" w14:paraId="11F8F3FC" w14:textId="77777777" w:rsidTr="00B97ECC">
        <w:trPr>
          <w:cnfStyle w:val="000000100000" w:firstRow="0" w:lastRow="0" w:firstColumn="0" w:lastColumn="0" w:oddVBand="0" w:evenVBand="0" w:oddHBand="1" w:evenHBand="0" w:firstRowFirstColumn="0" w:firstRowLastColumn="0" w:lastRowFirstColumn="0" w:lastRowLastColumn="0"/>
          <w:trHeight w:val="499"/>
        </w:trPr>
        <w:tc>
          <w:tcPr>
            <w:tcW w:w="1008" w:type="dxa"/>
          </w:tcPr>
          <w:p w14:paraId="0FD89B61" w14:textId="77777777" w:rsidR="0065224B" w:rsidRPr="00A2504D" w:rsidRDefault="0065224B" w:rsidP="00226D41">
            <w:pPr>
              <w:pStyle w:val="ListParagraph"/>
              <w:numPr>
                <w:ilvl w:val="0"/>
                <w:numId w:val="4"/>
              </w:numPr>
              <w:rPr>
                <w:rFonts w:cs="Tahoma"/>
                <w:szCs w:val="22"/>
              </w:rPr>
            </w:pPr>
          </w:p>
        </w:tc>
        <w:tc>
          <w:tcPr>
            <w:tcW w:w="1879" w:type="dxa"/>
          </w:tcPr>
          <w:p w14:paraId="03CD87E6" w14:textId="77777777" w:rsidR="0065224B" w:rsidRPr="003E73FD" w:rsidRDefault="0065224B" w:rsidP="00B97ECC">
            <w:pPr>
              <w:rPr>
                <w:szCs w:val="22"/>
              </w:rPr>
            </w:pPr>
          </w:p>
        </w:tc>
        <w:tc>
          <w:tcPr>
            <w:tcW w:w="1047" w:type="dxa"/>
          </w:tcPr>
          <w:p w14:paraId="7EE323BF" w14:textId="77777777" w:rsidR="0065224B" w:rsidRDefault="0065224B" w:rsidP="00B97ECC"/>
        </w:tc>
        <w:tc>
          <w:tcPr>
            <w:tcW w:w="5642" w:type="dxa"/>
          </w:tcPr>
          <w:p w14:paraId="6ADF4222" w14:textId="77777777" w:rsidR="0065224B" w:rsidRDefault="0065224B" w:rsidP="00B97ECC"/>
        </w:tc>
      </w:tr>
    </w:tbl>
    <w:p w14:paraId="16B4D81A" w14:textId="77777777" w:rsidR="00E754E4" w:rsidRDefault="00E754E4" w:rsidP="00E754E4">
      <w:pPr>
        <w:pStyle w:val="Caption"/>
        <w:jc w:val="center"/>
      </w:pPr>
      <w:r>
        <w:t xml:space="preserve">Table </w:t>
      </w:r>
      <w:fldSimple w:instr=" SEQ Table \* ARABIC ">
        <w:r w:rsidR="008D4E78">
          <w:rPr>
            <w:noProof/>
          </w:rPr>
          <w:t>3</w:t>
        </w:r>
      </w:fldSimple>
      <w:r>
        <w:t>: Reference Documents</w:t>
      </w:r>
      <w:bookmarkEnd w:id="11"/>
    </w:p>
    <w:p w14:paraId="32D310D9" w14:textId="77777777" w:rsidR="00E754E4" w:rsidRDefault="00E754E4" w:rsidP="00E754E4">
      <w:pPr>
        <w:pStyle w:val="Heading2"/>
      </w:pPr>
      <w:bookmarkStart w:id="12" w:name="_Toc427313073"/>
      <w:r>
        <w:t>Glossary</w:t>
      </w:r>
      <w:bookmarkEnd w:id="12"/>
    </w:p>
    <w:p w14:paraId="663A1F89" w14:textId="77777777" w:rsidR="00E754E4" w:rsidRDefault="00E754E4" w:rsidP="00E754E4">
      <w:pPr>
        <w:spacing w:before="0" w:after="0" w:line="240" w:lineRule="auto"/>
      </w:pPr>
    </w:p>
    <w:tbl>
      <w:tblPr>
        <w:tblStyle w:val="SystemSpecTable1"/>
        <w:tblW w:w="0" w:type="auto"/>
        <w:tblLook w:val="04A0" w:firstRow="1" w:lastRow="0" w:firstColumn="1" w:lastColumn="0" w:noHBand="0" w:noVBand="1"/>
      </w:tblPr>
      <w:tblGrid>
        <w:gridCol w:w="1270"/>
        <w:gridCol w:w="7952"/>
      </w:tblGrid>
      <w:tr w:rsidR="00E754E4" w14:paraId="37533C00" w14:textId="77777777" w:rsidTr="00E754E4">
        <w:trPr>
          <w:cnfStyle w:val="100000000000" w:firstRow="1" w:lastRow="0" w:firstColumn="0" w:lastColumn="0" w:oddVBand="0" w:evenVBand="0" w:oddHBand="0" w:evenHBand="0" w:firstRowFirstColumn="0" w:firstRowLastColumn="0" w:lastRowFirstColumn="0" w:lastRowLastColumn="0"/>
          <w:trHeight w:val="278"/>
        </w:trPr>
        <w:tc>
          <w:tcPr>
            <w:tcW w:w="1270" w:type="dxa"/>
          </w:tcPr>
          <w:p w14:paraId="5ED8A847" w14:textId="77777777" w:rsidR="00E754E4" w:rsidRDefault="00E754E4" w:rsidP="00E754E4">
            <w:r>
              <w:t>Term</w:t>
            </w:r>
          </w:p>
        </w:tc>
        <w:tc>
          <w:tcPr>
            <w:tcW w:w="7952" w:type="dxa"/>
          </w:tcPr>
          <w:p w14:paraId="38BCA002" w14:textId="77777777" w:rsidR="00E754E4" w:rsidRDefault="00E754E4" w:rsidP="00E754E4">
            <w:r>
              <w:t>Definition</w:t>
            </w:r>
          </w:p>
        </w:tc>
      </w:tr>
      <w:tr w:rsidR="00E754E4" w14:paraId="1E69B7D8" w14:textId="77777777" w:rsidTr="00E754E4">
        <w:trPr>
          <w:cnfStyle w:val="000000100000" w:firstRow="0" w:lastRow="0" w:firstColumn="0" w:lastColumn="0" w:oddVBand="0" w:evenVBand="0" w:oddHBand="1" w:evenHBand="0" w:firstRowFirstColumn="0" w:firstRowLastColumn="0" w:lastRowFirstColumn="0" w:lastRowLastColumn="0"/>
          <w:trHeight w:val="278"/>
        </w:trPr>
        <w:tc>
          <w:tcPr>
            <w:tcW w:w="1270" w:type="dxa"/>
          </w:tcPr>
          <w:p w14:paraId="0F31AC96" w14:textId="77777777" w:rsidR="00E754E4" w:rsidRDefault="00E754E4" w:rsidP="00E754E4">
            <w:r>
              <w:t>STB</w:t>
            </w:r>
          </w:p>
        </w:tc>
        <w:tc>
          <w:tcPr>
            <w:tcW w:w="7952" w:type="dxa"/>
          </w:tcPr>
          <w:p w14:paraId="7FB6AF22" w14:textId="77777777" w:rsidR="00E754E4" w:rsidRDefault="00E754E4" w:rsidP="00E754E4">
            <w:r>
              <w:t>Set-Top-Box</w:t>
            </w:r>
          </w:p>
        </w:tc>
      </w:tr>
      <w:tr w:rsidR="00E754E4" w14:paraId="15785085" w14:textId="77777777" w:rsidTr="00E754E4">
        <w:trPr>
          <w:trHeight w:val="278"/>
        </w:trPr>
        <w:tc>
          <w:tcPr>
            <w:tcW w:w="1270" w:type="dxa"/>
          </w:tcPr>
          <w:p w14:paraId="58BEA31F" w14:textId="77777777" w:rsidR="00E754E4" w:rsidRDefault="00E754E4" w:rsidP="00E754E4">
            <w:r>
              <w:t>OSD</w:t>
            </w:r>
          </w:p>
        </w:tc>
        <w:tc>
          <w:tcPr>
            <w:tcW w:w="7952" w:type="dxa"/>
          </w:tcPr>
          <w:p w14:paraId="2484CB4F" w14:textId="77777777" w:rsidR="00E754E4" w:rsidRDefault="00E754E4" w:rsidP="00E754E4">
            <w:r>
              <w:t>On Screen Display</w:t>
            </w:r>
          </w:p>
        </w:tc>
      </w:tr>
      <w:tr w:rsidR="00E754E4" w14:paraId="69FF8559" w14:textId="77777777" w:rsidTr="00E754E4">
        <w:trPr>
          <w:cnfStyle w:val="000000100000" w:firstRow="0" w:lastRow="0" w:firstColumn="0" w:lastColumn="0" w:oddVBand="0" w:evenVBand="0" w:oddHBand="1" w:evenHBand="0" w:firstRowFirstColumn="0" w:firstRowLastColumn="0" w:lastRowFirstColumn="0" w:lastRowLastColumn="0"/>
          <w:trHeight w:val="278"/>
        </w:trPr>
        <w:tc>
          <w:tcPr>
            <w:tcW w:w="1270" w:type="dxa"/>
          </w:tcPr>
          <w:p w14:paraId="43B5C858" w14:textId="77777777" w:rsidR="00E754E4" w:rsidRDefault="00484228" w:rsidP="00E754E4">
            <w:r>
              <w:t>IRD</w:t>
            </w:r>
          </w:p>
        </w:tc>
        <w:tc>
          <w:tcPr>
            <w:tcW w:w="7952" w:type="dxa"/>
          </w:tcPr>
          <w:p w14:paraId="2FD3C37E" w14:textId="77777777" w:rsidR="00E754E4" w:rsidRDefault="00484228" w:rsidP="00E754E4">
            <w:pPr>
              <w:keepNext/>
            </w:pPr>
            <w:r>
              <w:t>Integrated Receiver Decoder aka a STB</w:t>
            </w:r>
          </w:p>
        </w:tc>
      </w:tr>
      <w:tr w:rsidR="00E754E4" w14:paraId="7E594CC6" w14:textId="77777777" w:rsidTr="00E754E4">
        <w:trPr>
          <w:trHeight w:val="278"/>
        </w:trPr>
        <w:tc>
          <w:tcPr>
            <w:tcW w:w="1270" w:type="dxa"/>
          </w:tcPr>
          <w:p w14:paraId="0AAB999A" w14:textId="77777777" w:rsidR="00E754E4" w:rsidRDefault="00E754E4" w:rsidP="00E754E4"/>
        </w:tc>
        <w:tc>
          <w:tcPr>
            <w:tcW w:w="7952" w:type="dxa"/>
          </w:tcPr>
          <w:p w14:paraId="74305C7E" w14:textId="77777777" w:rsidR="00E754E4" w:rsidRDefault="00E754E4" w:rsidP="00E754E4">
            <w:pPr>
              <w:keepNext/>
            </w:pPr>
          </w:p>
        </w:tc>
      </w:tr>
      <w:tr w:rsidR="00E754E4" w14:paraId="49695800" w14:textId="77777777" w:rsidTr="00E754E4">
        <w:trPr>
          <w:cnfStyle w:val="000000100000" w:firstRow="0" w:lastRow="0" w:firstColumn="0" w:lastColumn="0" w:oddVBand="0" w:evenVBand="0" w:oddHBand="1" w:evenHBand="0" w:firstRowFirstColumn="0" w:firstRowLastColumn="0" w:lastRowFirstColumn="0" w:lastRowLastColumn="0"/>
          <w:trHeight w:val="278"/>
        </w:trPr>
        <w:tc>
          <w:tcPr>
            <w:tcW w:w="1270" w:type="dxa"/>
          </w:tcPr>
          <w:p w14:paraId="42E343A3" w14:textId="77777777" w:rsidR="00E754E4" w:rsidRDefault="00E754E4" w:rsidP="00E754E4"/>
        </w:tc>
        <w:tc>
          <w:tcPr>
            <w:tcW w:w="7952" w:type="dxa"/>
          </w:tcPr>
          <w:p w14:paraId="23A699DC" w14:textId="77777777" w:rsidR="00E754E4" w:rsidRDefault="00E754E4" w:rsidP="00E754E4">
            <w:pPr>
              <w:keepNext/>
            </w:pPr>
          </w:p>
        </w:tc>
      </w:tr>
    </w:tbl>
    <w:p w14:paraId="6961D1FD" w14:textId="77777777" w:rsidR="00E754E4" w:rsidRDefault="00E754E4" w:rsidP="00E754E4">
      <w:pPr>
        <w:pStyle w:val="Caption"/>
        <w:jc w:val="center"/>
      </w:pPr>
      <w:bookmarkStart w:id="13" w:name="_Toc418774717"/>
      <w:r>
        <w:t xml:space="preserve">Table </w:t>
      </w:r>
      <w:fldSimple w:instr=" SEQ Table \* ARABIC ">
        <w:r w:rsidR="008D4E78">
          <w:rPr>
            <w:noProof/>
          </w:rPr>
          <w:t>4</w:t>
        </w:r>
      </w:fldSimple>
      <w:r>
        <w:t>: Glossary of Terms</w:t>
      </w:r>
      <w:bookmarkEnd w:id="13"/>
    </w:p>
    <w:p w14:paraId="68C1B684" w14:textId="77777777" w:rsidR="009325D5" w:rsidRDefault="009325D5">
      <w:r>
        <w:br w:type="page"/>
      </w:r>
    </w:p>
    <w:p w14:paraId="6A83DD76" w14:textId="77777777" w:rsidR="0038417E" w:rsidRDefault="00011BCF" w:rsidP="00E754E4">
      <w:pPr>
        <w:pStyle w:val="Heading1"/>
      </w:pPr>
      <w:bookmarkStart w:id="14" w:name="_Toc415474490"/>
      <w:bookmarkStart w:id="15" w:name="_Toc415474491"/>
      <w:bookmarkStart w:id="16" w:name="_Toc427313074"/>
      <w:bookmarkEnd w:id="14"/>
      <w:bookmarkEnd w:id="15"/>
      <w:r>
        <w:lastRenderedPageBreak/>
        <w:t>Feature</w:t>
      </w:r>
      <w:r w:rsidR="00F8629B">
        <w:t xml:space="preserve"> </w:t>
      </w:r>
      <w:r w:rsidR="0038417E">
        <w:t>Overview</w:t>
      </w:r>
      <w:bookmarkEnd w:id="16"/>
    </w:p>
    <w:p w14:paraId="5FD3ED34" w14:textId="77777777" w:rsidR="00E754E4" w:rsidRDefault="00367400" w:rsidP="00E754E4">
      <w:pPr>
        <w:pStyle w:val="Heading2"/>
      </w:pPr>
      <w:bookmarkStart w:id="17" w:name="_Toc427313075"/>
      <w:r>
        <w:t>Background</w:t>
      </w:r>
      <w:bookmarkEnd w:id="17"/>
    </w:p>
    <w:p w14:paraId="603FCEF6" w14:textId="1D069186" w:rsidR="00D261DA" w:rsidRPr="00E11316" w:rsidRDefault="00D261DA" w:rsidP="00D261DA">
      <w:r w:rsidRPr="00E11316">
        <w:t>This feature will allow HTML5 applications running on WebKit to control all STB video functions. It will includ</w:t>
      </w:r>
      <w:r w:rsidR="009552F9">
        <w:t xml:space="preserve">e playing live TV, DVR, VOD, C3, </w:t>
      </w:r>
      <w:r w:rsidRPr="00E11316">
        <w:t xml:space="preserve">MP4 </w:t>
      </w:r>
      <w:r w:rsidR="009552F9">
        <w:t>and</w:t>
      </w:r>
      <w:r w:rsidR="009552F9" w:rsidRPr="009552F9">
        <w:rPr>
          <w:color w:val="C94A05" w:themeColor="accent2" w:themeShade="BF"/>
        </w:rPr>
        <w:t xml:space="preserve"> HLS </w:t>
      </w:r>
      <w:r w:rsidRPr="00E11316">
        <w:t>video</w:t>
      </w:r>
      <w:r w:rsidR="009552F9">
        <w:t xml:space="preserve"> and</w:t>
      </w:r>
      <w:r w:rsidRPr="00E11316">
        <w:t xml:space="preserve"> trickplay</w:t>
      </w:r>
      <w:r w:rsidR="009552F9">
        <w:t>.</w:t>
      </w:r>
      <w:r w:rsidRPr="00E11316">
        <w:t xml:space="preserve"> The requirements in this section will also define the video UI guidelines.</w:t>
      </w:r>
    </w:p>
    <w:p w14:paraId="0AF3A2DD" w14:textId="77777777" w:rsidR="0038417E" w:rsidRDefault="00F8629B" w:rsidP="0038417E">
      <w:pPr>
        <w:pStyle w:val="Heading2"/>
      </w:pPr>
      <w:bookmarkStart w:id="18" w:name="_Toc415474494"/>
      <w:bookmarkStart w:id="19" w:name="_Toc427313076"/>
      <w:bookmarkEnd w:id="18"/>
      <w:r>
        <w:t>In-</w:t>
      </w:r>
      <w:r w:rsidR="0038417E">
        <w:t>Scope</w:t>
      </w:r>
      <w:bookmarkEnd w:id="19"/>
    </w:p>
    <w:p w14:paraId="3FBBB68D" w14:textId="77777777" w:rsidR="00F8629B" w:rsidRDefault="00D261DA" w:rsidP="0034259B">
      <w:r>
        <w:t>Control of the following m</w:t>
      </w:r>
      <w:r w:rsidR="00BD17C5">
        <w:t>e</w:t>
      </w:r>
      <w:r>
        <w:t>dia formats:</w:t>
      </w:r>
    </w:p>
    <w:p w14:paraId="1F5716E4" w14:textId="77777777" w:rsidR="00BD17C5" w:rsidRDefault="00BD17C5" w:rsidP="00226D41">
      <w:pPr>
        <w:pStyle w:val="ListParagraph"/>
        <w:numPr>
          <w:ilvl w:val="0"/>
          <w:numId w:val="5"/>
        </w:numPr>
      </w:pPr>
      <w:r w:rsidRPr="00E11316">
        <w:t>VOD</w:t>
      </w:r>
    </w:p>
    <w:p w14:paraId="6B15F03C" w14:textId="77777777" w:rsidR="00BD17C5" w:rsidRDefault="00BD17C5" w:rsidP="00226D41">
      <w:pPr>
        <w:pStyle w:val="ListParagraph"/>
        <w:numPr>
          <w:ilvl w:val="0"/>
          <w:numId w:val="5"/>
        </w:numPr>
      </w:pPr>
      <w:r w:rsidRPr="00E11316">
        <w:t>DVR</w:t>
      </w:r>
    </w:p>
    <w:p w14:paraId="43AE0B9B" w14:textId="77777777" w:rsidR="00BD17C5" w:rsidRDefault="00BD17C5" w:rsidP="00226D41">
      <w:pPr>
        <w:pStyle w:val="ListParagraph"/>
        <w:numPr>
          <w:ilvl w:val="0"/>
          <w:numId w:val="5"/>
        </w:numPr>
      </w:pPr>
      <w:r w:rsidRPr="00E11316">
        <w:t>C3</w:t>
      </w:r>
    </w:p>
    <w:p w14:paraId="07002309" w14:textId="77777777" w:rsidR="00BD17C5" w:rsidRDefault="00BD17C5" w:rsidP="00226D41">
      <w:pPr>
        <w:pStyle w:val="ListParagraph"/>
        <w:numPr>
          <w:ilvl w:val="0"/>
          <w:numId w:val="5"/>
        </w:numPr>
      </w:pPr>
      <w:r w:rsidRPr="00E11316">
        <w:t>MP4</w:t>
      </w:r>
    </w:p>
    <w:p w14:paraId="20097C80" w14:textId="26FA0488" w:rsidR="009552F9" w:rsidRPr="00061823" w:rsidRDefault="009552F9" w:rsidP="00226D41">
      <w:pPr>
        <w:pStyle w:val="ListParagraph"/>
        <w:numPr>
          <w:ilvl w:val="0"/>
          <w:numId w:val="5"/>
        </w:numPr>
        <w:rPr>
          <w:color w:val="C94A05" w:themeColor="accent2" w:themeShade="BF"/>
        </w:rPr>
      </w:pPr>
      <w:r w:rsidRPr="00061823">
        <w:rPr>
          <w:color w:val="C94A05" w:themeColor="accent2" w:themeShade="BF"/>
        </w:rPr>
        <w:t>HLS</w:t>
      </w:r>
    </w:p>
    <w:p w14:paraId="2B4CCF10" w14:textId="77777777" w:rsidR="007B3FD8" w:rsidRDefault="007B3FD8" w:rsidP="007B3FD8">
      <w:r>
        <w:t>Response of apps to native video commands.</w:t>
      </w:r>
    </w:p>
    <w:p w14:paraId="3CB05488" w14:textId="77777777" w:rsidR="00104D8E" w:rsidRDefault="00BD17C5" w:rsidP="00BD17C5">
      <w:proofErr w:type="gramStart"/>
      <w:r>
        <w:t>Control of the native “bonk” sound.</w:t>
      </w:r>
      <w:proofErr w:type="gramEnd"/>
    </w:p>
    <w:p w14:paraId="53A7B654" w14:textId="77777777" w:rsidR="004D4BD9" w:rsidRDefault="004D4BD9" w:rsidP="004D4BD9">
      <w:pPr>
        <w:pStyle w:val="Heading2"/>
      </w:pPr>
      <w:bookmarkStart w:id="20" w:name="_Toc415474496"/>
      <w:bookmarkStart w:id="21" w:name="_Toc427313077"/>
      <w:bookmarkEnd w:id="20"/>
      <w:r>
        <w:t>Out of Scope</w:t>
      </w:r>
      <w:bookmarkEnd w:id="21"/>
    </w:p>
    <w:p w14:paraId="640A94F2" w14:textId="2DF0FD75" w:rsidR="00367400" w:rsidRDefault="00BD17C5" w:rsidP="00BD17C5">
      <w:r>
        <w:t xml:space="preserve">Functions controlled through SHEF calls, </w:t>
      </w:r>
      <w:r w:rsidRPr="00061823">
        <w:rPr>
          <w:color w:val="C94A05" w:themeColor="accent2" w:themeShade="BF"/>
        </w:rPr>
        <w:t>which</w:t>
      </w:r>
      <w:r w:rsidR="00061823" w:rsidRPr="00061823">
        <w:rPr>
          <w:color w:val="C94A05" w:themeColor="accent2" w:themeShade="BF"/>
        </w:rPr>
        <w:t xml:space="preserve"> will remain available as BAU</w:t>
      </w:r>
      <w:r w:rsidRPr="00061823">
        <w:rPr>
          <w:color w:val="C94A05" w:themeColor="accent2" w:themeShade="BF"/>
        </w:rPr>
        <w:t xml:space="preserve">, </w:t>
      </w:r>
      <w:r w:rsidR="00061823" w:rsidRPr="00061823">
        <w:rPr>
          <w:color w:val="C94A05" w:themeColor="accent2" w:themeShade="BF"/>
        </w:rPr>
        <w:t xml:space="preserve">but </w:t>
      </w:r>
      <w:proofErr w:type="gramStart"/>
      <w:r w:rsidR="00061823" w:rsidRPr="00061823">
        <w:rPr>
          <w:color w:val="C94A05" w:themeColor="accent2" w:themeShade="BF"/>
        </w:rPr>
        <w:t>may</w:t>
      </w:r>
      <w:proofErr w:type="gramEnd"/>
      <w:r w:rsidR="00061823" w:rsidRPr="00061823">
        <w:rPr>
          <w:color w:val="C94A05" w:themeColor="accent2" w:themeShade="BF"/>
        </w:rPr>
        <w:t xml:space="preserve"> optionally be replaced </w:t>
      </w:r>
      <w:r w:rsidRPr="00061823">
        <w:rPr>
          <w:color w:val="C94A05" w:themeColor="accent2" w:themeShade="BF"/>
        </w:rPr>
        <w:t xml:space="preserve">for video related functions, </w:t>
      </w:r>
      <w:r w:rsidR="00061823" w:rsidRPr="00061823">
        <w:rPr>
          <w:color w:val="C94A05" w:themeColor="accent2" w:themeShade="BF"/>
        </w:rPr>
        <w:t>using</w:t>
      </w:r>
      <w:r w:rsidRPr="00061823">
        <w:rPr>
          <w:color w:val="C94A05" w:themeColor="accent2" w:themeShade="BF"/>
        </w:rPr>
        <w:t xml:space="preserve"> </w:t>
      </w:r>
      <w:r>
        <w:t>the direct JavaScript calls specified in this and the related requirements document [</w:t>
      </w:r>
      <w:r>
        <w:fldChar w:fldCharType="begin"/>
      </w:r>
      <w:r>
        <w:instrText xml:space="preserve"> REF _Ref416789643 \r \h </w:instrText>
      </w:r>
      <w:r>
        <w:fldChar w:fldCharType="separate"/>
      </w:r>
      <w:r>
        <w:t>Ref-01</w:t>
      </w:r>
      <w:r>
        <w:fldChar w:fldCharType="end"/>
      </w:r>
      <w:r>
        <w:t>]</w:t>
      </w:r>
    </w:p>
    <w:p w14:paraId="0500FF5B" w14:textId="77777777" w:rsidR="00212EBC" w:rsidRDefault="00212EBC" w:rsidP="00E845D9">
      <w:pPr>
        <w:pStyle w:val="Heading2"/>
      </w:pPr>
      <w:bookmarkStart w:id="22" w:name="_Toc415474498"/>
      <w:bookmarkStart w:id="23" w:name="_Toc415474499"/>
      <w:bookmarkStart w:id="24" w:name="_Toc415474500"/>
      <w:bookmarkStart w:id="25" w:name="_Toc427313078"/>
      <w:bookmarkEnd w:id="22"/>
      <w:bookmarkEnd w:id="23"/>
      <w:bookmarkEnd w:id="24"/>
      <w:r>
        <w:t>External Systems Impacted</w:t>
      </w:r>
      <w:r w:rsidR="00484228">
        <w:t xml:space="preserve"> (optional)</w:t>
      </w:r>
      <w:bookmarkEnd w:id="25"/>
      <w:r w:rsidR="00484228">
        <w:t xml:space="preserve"> </w:t>
      </w:r>
    </w:p>
    <w:p w14:paraId="1250E7B4" w14:textId="77777777" w:rsidR="00104D8E" w:rsidRPr="00104D8E" w:rsidRDefault="00BD17C5" w:rsidP="00BD17C5">
      <w:r>
        <w:t>N/A</w:t>
      </w:r>
    </w:p>
    <w:p w14:paraId="44D5AD39" w14:textId="77777777" w:rsidR="004D4BD9" w:rsidRDefault="004D4BD9" w:rsidP="00E845D9">
      <w:pPr>
        <w:pStyle w:val="Heading2"/>
      </w:pPr>
      <w:bookmarkStart w:id="26" w:name="_Toc427313079"/>
      <w:r>
        <w:t>Supported Hardware Platforms</w:t>
      </w:r>
      <w:bookmarkEnd w:id="26"/>
    </w:p>
    <w:p w14:paraId="54632C76" w14:textId="77777777" w:rsidR="004E52FA" w:rsidRPr="003334C6" w:rsidRDefault="008A14D4" w:rsidP="004D4BD9">
      <w:r w:rsidRPr="003334C6">
        <w:t>Genie</w:t>
      </w:r>
      <w:r w:rsidR="00BD17C5">
        <w:t xml:space="preserve"> HR34, </w:t>
      </w:r>
      <w:r w:rsidR="00BD17C5" w:rsidRPr="00061823">
        <w:t>HR44</w:t>
      </w:r>
      <w:r w:rsidR="00862D0F" w:rsidRPr="00061823">
        <w:t xml:space="preserve">, H44, </w:t>
      </w:r>
      <w:r w:rsidR="00862D0F" w:rsidRPr="00061823">
        <w:rPr>
          <w:color w:val="C94A05" w:themeColor="accent2" w:themeShade="BF"/>
        </w:rPr>
        <w:t>HR54 and future platforms.</w:t>
      </w:r>
    </w:p>
    <w:p w14:paraId="7BAD9304" w14:textId="77777777" w:rsidR="003334C6" w:rsidRDefault="003334C6" w:rsidP="00BD17C5">
      <w:pPr>
        <w:pStyle w:val="ListParagraph"/>
      </w:pPr>
    </w:p>
    <w:p w14:paraId="4CEDECB9" w14:textId="77777777" w:rsidR="008C7000" w:rsidRDefault="008C7000" w:rsidP="00D65742">
      <w:pPr>
        <w:pStyle w:val="Heading2"/>
      </w:pPr>
      <w:bookmarkStart w:id="27" w:name="_Toc415474503"/>
      <w:bookmarkStart w:id="28" w:name="_Toc427313080"/>
      <w:bookmarkEnd w:id="27"/>
      <w:r>
        <w:t>Assumptions</w:t>
      </w:r>
      <w:bookmarkEnd w:id="28"/>
    </w:p>
    <w:p w14:paraId="5E9F612D" w14:textId="77777777" w:rsidR="00D57EC1" w:rsidRPr="00B066B4" w:rsidRDefault="00D57EC1" w:rsidP="00D57EC1">
      <w:bookmarkStart w:id="29" w:name="_Toc415474505"/>
      <w:bookmarkEnd w:id="29"/>
      <w:r w:rsidRPr="00B066B4">
        <w:t xml:space="preserve">SHEF commands implementing C3 replay, C3 restart, VOD and DVR playback </w:t>
      </w:r>
      <w:r>
        <w:t xml:space="preserve">will be </w:t>
      </w:r>
      <w:r w:rsidRPr="00B066B4">
        <w:t>fully delivered in an early phase of HTML5 Roadmap Phase 1 to support the CNN application.</w:t>
      </w:r>
    </w:p>
    <w:p w14:paraId="235FF1BD" w14:textId="77777777" w:rsidR="00D57EC1" w:rsidRPr="00061823" w:rsidRDefault="00D57EC1" w:rsidP="00D57EC1">
      <w:pPr>
        <w:rPr>
          <w:strike/>
          <w:color w:val="C94A05" w:themeColor="accent2" w:themeShade="BF"/>
        </w:rPr>
      </w:pPr>
      <w:r w:rsidRPr="00061823">
        <w:rPr>
          <w:strike/>
          <w:color w:val="C94A05" w:themeColor="accent2" w:themeShade="BF"/>
        </w:rPr>
        <w:lastRenderedPageBreak/>
        <w:t>There will be no requirement to fully implement HTML5 Video Object control of live, live linear, C3 or VOD.</w:t>
      </w:r>
    </w:p>
    <w:p w14:paraId="32C992D6" w14:textId="77777777" w:rsidR="00D57EC1" w:rsidRPr="00B066B4" w:rsidRDefault="00D57EC1" w:rsidP="00D57EC1">
      <w:r>
        <w:t>The</w:t>
      </w:r>
      <w:r w:rsidRPr="00B066B4">
        <w:t xml:space="preserve"> implementation will include proprietary JavaScript methods closely tied to DIRECTV native functionality.</w:t>
      </w:r>
    </w:p>
    <w:p w14:paraId="7A12F7E7" w14:textId="77777777" w:rsidR="008C7000" w:rsidRDefault="008C7000" w:rsidP="00D65742">
      <w:pPr>
        <w:pStyle w:val="Heading2"/>
      </w:pPr>
      <w:bookmarkStart w:id="30" w:name="_Toc427313081"/>
      <w:r>
        <w:t>Risks</w:t>
      </w:r>
      <w:bookmarkEnd w:id="30"/>
    </w:p>
    <w:p w14:paraId="44BD42CB" w14:textId="77777777" w:rsidR="005C59CC" w:rsidRPr="007B3FD8" w:rsidRDefault="007B3FD8" w:rsidP="007B3FD8">
      <w:r w:rsidRPr="007B3FD8">
        <w:t>None identified.</w:t>
      </w:r>
    </w:p>
    <w:p w14:paraId="2BB8328D" w14:textId="77777777" w:rsidR="00C521B7" w:rsidRDefault="00C521B7" w:rsidP="00C521B7">
      <w:pPr>
        <w:pStyle w:val="ListParagraph"/>
      </w:pPr>
      <w:bookmarkStart w:id="31" w:name="_GoBack"/>
      <w:bookmarkEnd w:id="31"/>
    </w:p>
    <w:p w14:paraId="547805AA" w14:textId="77777777" w:rsidR="00C521B7" w:rsidRDefault="00C521B7">
      <w:pPr>
        <w:rPr>
          <w:bCs/>
          <w:color w:val="FFFFFF" w:themeColor="background1"/>
          <w:spacing w:val="15"/>
          <w:sz w:val="40"/>
          <w:szCs w:val="22"/>
        </w:rPr>
      </w:pPr>
      <w:bookmarkStart w:id="32" w:name="_Toc415474508"/>
      <w:bookmarkEnd w:id="32"/>
      <w:r>
        <w:br w:type="page"/>
      </w:r>
    </w:p>
    <w:p w14:paraId="1B7E3EAD" w14:textId="77777777" w:rsidR="004D4BD9" w:rsidRDefault="004D4BD9" w:rsidP="002F5635">
      <w:pPr>
        <w:pStyle w:val="Heading1"/>
      </w:pPr>
      <w:bookmarkStart w:id="33" w:name="_Toc427313082"/>
      <w:r>
        <w:lastRenderedPageBreak/>
        <w:t>Feature Description</w:t>
      </w:r>
      <w:bookmarkEnd w:id="33"/>
    </w:p>
    <w:p w14:paraId="5537263F" w14:textId="77777777" w:rsidR="00D57EC1" w:rsidRPr="00500565" w:rsidRDefault="00D57EC1" w:rsidP="00500565">
      <w:pPr>
        <w:rPr>
          <w:rFonts w:cs="Tahoma"/>
        </w:rPr>
      </w:pPr>
      <w:r w:rsidRPr="00500565">
        <w:rPr>
          <w:rFonts w:cs="Tahoma"/>
        </w:rPr>
        <w:t>Today the STB terminates HTML apps upon play back of DVR or VOD content, preventing integration of all recorded content, including C3 replay and restart. WebKit should allow apps to play any types of video content or tune channels without app exit.</w:t>
      </w:r>
    </w:p>
    <w:p w14:paraId="3FC32FF4" w14:textId="77777777" w:rsidR="00D57EC1" w:rsidRPr="00500565" w:rsidRDefault="00D57EC1" w:rsidP="00500565">
      <w:pPr>
        <w:rPr>
          <w:rFonts w:cs="Tahoma"/>
        </w:rPr>
      </w:pPr>
      <w:r w:rsidRPr="00500565">
        <w:rPr>
          <w:rFonts w:cs="Tahoma"/>
        </w:rPr>
        <w:t>The WebKit platform will need to communicate all video status – including playout start, playout end, error status and other ongoing status – to the HTML5 app directly through JavaScript without requiring SHEF or polling.</w:t>
      </w:r>
    </w:p>
    <w:p w14:paraId="3E138127" w14:textId="77777777" w:rsidR="00D57EC1" w:rsidRPr="00500565" w:rsidRDefault="00D57EC1" w:rsidP="00500565">
      <w:pPr>
        <w:rPr>
          <w:rFonts w:cs="Tahoma"/>
        </w:rPr>
      </w:pPr>
      <w:r w:rsidRPr="00500565">
        <w:rPr>
          <w:rFonts w:cs="Tahoma"/>
          <w:szCs w:val="22"/>
        </w:rPr>
        <w:t>UI guidelines allowing multiple video format support within HTML5 apps will also be covered by the requirements below.</w:t>
      </w:r>
    </w:p>
    <w:p w14:paraId="0D4E8306" w14:textId="77777777" w:rsidR="00D57EC1" w:rsidRPr="00B066B4" w:rsidRDefault="00D57EC1" w:rsidP="00D57EC1">
      <w:pPr>
        <w:ind w:left="450"/>
      </w:pPr>
    </w:p>
    <w:p w14:paraId="18052618" w14:textId="77777777" w:rsidR="004E0080" w:rsidRDefault="00500565" w:rsidP="004E0080">
      <w:pPr>
        <w:pStyle w:val="Heading2"/>
      </w:pPr>
      <w:bookmarkStart w:id="34" w:name="_Toc413248257"/>
      <w:bookmarkStart w:id="35" w:name="_Toc427313083"/>
      <w:r>
        <w:t>DVR Playback from A</w:t>
      </w:r>
      <w:r w:rsidR="004E0080">
        <w:t>pp</w:t>
      </w:r>
      <w:bookmarkEnd w:id="34"/>
      <w:bookmarkEnd w:id="35"/>
    </w:p>
    <w:p w14:paraId="189320F1" w14:textId="77777777" w:rsidR="004E0080" w:rsidRPr="00B066B4" w:rsidRDefault="004E0080" w:rsidP="004E0080">
      <w:r w:rsidRPr="00B066B4">
        <w:t>Apps should have full control over the DVR play back or live buffer, including jumping to any offset. WebKit should provide the size of the live buffer and apps should be able to fast-forward, skip or rewind video.</w:t>
      </w:r>
    </w:p>
    <w:p w14:paraId="5F637632" w14:textId="77777777" w:rsidR="00275383" w:rsidRPr="003B68CB" w:rsidRDefault="00275383" w:rsidP="003F0713">
      <w:pPr>
        <w:pStyle w:val="Requirement"/>
      </w:pPr>
    </w:p>
    <w:p w14:paraId="05BA424C" w14:textId="77777777" w:rsidR="004E0080" w:rsidRDefault="00500565" w:rsidP="004E0080">
      <w:pPr>
        <w:pStyle w:val="Heading2"/>
      </w:pPr>
      <w:bookmarkStart w:id="36" w:name="_Toc413248258"/>
      <w:bookmarkStart w:id="37" w:name="_Toc427313084"/>
      <w:r>
        <w:t>DVR and live Trickplay C</w:t>
      </w:r>
      <w:r w:rsidR="004E0080">
        <w:t>ontrol</w:t>
      </w:r>
      <w:bookmarkEnd w:id="36"/>
      <w:bookmarkEnd w:id="37"/>
    </w:p>
    <w:p w14:paraId="558E00D3" w14:textId="34CC610F" w:rsidR="00D31A4F" w:rsidRDefault="00F263D3" w:rsidP="004E0080">
      <w:r>
        <w:t xml:space="preserve">An app will be able to retrieve </w:t>
      </w:r>
      <w:r w:rsidR="00D5733A">
        <w:t>information relating to buffer size and position and accurately jump to required positions. The app will be able to execute the various tr</w:t>
      </w:r>
      <w:r w:rsidR="00061823">
        <w:t>i</w:t>
      </w:r>
      <w:r w:rsidR="00D5733A">
        <w:t>ckplay functions.</w:t>
      </w:r>
    </w:p>
    <w:p w14:paraId="43C286BA" w14:textId="77777777" w:rsidR="00275383" w:rsidRDefault="00275383" w:rsidP="003F0713">
      <w:pPr>
        <w:pStyle w:val="Requirement"/>
      </w:pPr>
    </w:p>
    <w:p w14:paraId="18B772E0" w14:textId="77777777" w:rsidR="004E0080" w:rsidRDefault="004E0080" w:rsidP="004E0080">
      <w:pPr>
        <w:pStyle w:val="Heading2"/>
      </w:pPr>
      <w:bookmarkStart w:id="38" w:name="_Toc413248259"/>
      <w:bookmarkStart w:id="39" w:name="_Toc427313085"/>
      <w:r>
        <w:t>Lookback</w:t>
      </w:r>
      <w:r w:rsidRPr="004E0080">
        <w:rPr>
          <w:rStyle w:val="Heading2Char"/>
        </w:rPr>
        <w:t xml:space="preserve"> </w:t>
      </w:r>
      <w:r w:rsidR="00500565">
        <w:t>P</w:t>
      </w:r>
      <w:r>
        <w:t>layback</w:t>
      </w:r>
      <w:bookmarkEnd w:id="38"/>
      <w:bookmarkEnd w:id="39"/>
    </w:p>
    <w:p w14:paraId="50BEC507" w14:textId="77777777" w:rsidR="004E0080" w:rsidRDefault="004E0080" w:rsidP="004E0080">
      <w:bookmarkStart w:id="40" w:name="_Toc413248260"/>
      <w:r w:rsidRPr="00B066B4">
        <w:t>HTML5 apps should be able to playback Lookback/C3 video within the app. Lookback content playout start</w:t>
      </w:r>
      <w:r>
        <w:t xml:space="preserve"> </w:t>
      </w:r>
      <w:r w:rsidRPr="00B066B4">
        <w:t>time/offset should be configurable</w:t>
      </w:r>
      <w:r>
        <w:t>.</w:t>
      </w:r>
    </w:p>
    <w:p w14:paraId="41998C96" w14:textId="77777777" w:rsidR="00500565" w:rsidRDefault="00500565" w:rsidP="004E0080"/>
    <w:p w14:paraId="3AB337AD" w14:textId="77777777" w:rsidR="004E0080" w:rsidRDefault="004E0080" w:rsidP="004E0080"/>
    <w:p w14:paraId="086BB1E1" w14:textId="77777777" w:rsidR="004E0080" w:rsidRDefault="004E0080" w:rsidP="004E0080">
      <w:pPr>
        <w:pStyle w:val="Heading2"/>
      </w:pPr>
      <w:bookmarkStart w:id="41" w:name="_Toc427313086"/>
      <w:r>
        <w:t>Video UI guidelines</w:t>
      </w:r>
      <w:bookmarkEnd w:id="40"/>
      <w:bookmarkEnd w:id="41"/>
    </w:p>
    <w:p w14:paraId="2693C9E6" w14:textId="77777777" w:rsidR="004E0080" w:rsidRDefault="00F263D3" w:rsidP="00F263D3">
      <w:pPr>
        <w:pStyle w:val="Requirement"/>
        <w:ind w:left="0"/>
      </w:pPr>
      <w:r>
        <w:t>Applications will be able to display the trickplay bar and native channel banners, and provide the functionality normally obtained through using these, but focus will not be given to the trickplay bar, so the viewer’s commands do not collide with the app.</w:t>
      </w:r>
    </w:p>
    <w:p w14:paraId="0EB54922" w14:textId="77777777" w:rsidR="00275383" w:rsidRPr="00D31A4F" w:rsidRDefault="00275383" w:rsidP="001B2363">
      <w:pPr>
        <w:pStyle w:val="Requirement"/>
      </w:pPr>
    </w:p>
    <w:p w14:paraId="5BC36941" w14:textId="77777777" w:rsidR="001B2363" w:rsidRDefault="00D57EC1" w:rsidP="001B2363">
      <w:pPr>
        <w:pStyle w:val="Heading2"/>
      </w:pPr>
      <w:bookmarkStart w:id="42" w:name="_Toc427313087"/>
      <w:r>
        <w:t>Bonk Sound</w:t>
      </w:r>
      <w:bookmarkEnd w:id="42"/>
    </w:p>
    <w:p w14:paraId="72A9BC86" w14:textId="77777777" w:rsidR="00D57EC1" w:rsidRPr="00B066B4" w:rsidRDefault="00D57EC1" w:rsidP="00D57EC1">
      <w:r w:rsidRPr="00B066B4">
        <w:t>Alth</w:t>
      </w:r>
      <w:r w:rsidRPr="00D57EC1">
        <w:t>o</w:t>
      </w:r>
      <w:r w:rsidRPr="00B066B4">
        <w:t>ugh not a part of video control, control of the “bonk” sound by HTML5</w:t>
      </w:r>
      <w:r>
        <w:t xml:space="preserve"> apps is also included in with the video control</w:t>
      </w:r>
      <w:r w:rsidRPr="00B066B4">
        <w:t xml:space="preserve"> to provide a home for the single requirement.</w:t>
      </w:r>
    </w:p>
    <w:p w14:paraId="74B25FAE" w14:textId="77777777" w:rsidR="001F4CA8" w:rsidRPr="00D31A4F" w:rsidRDefault="001F4CA8" w:rsidP="001F4CA8">
      <w:pPr>
        <w:pStyle w:val="Requirement"/>
      </w:pPr>
    </w:p>
    <w:p w14:paraId="7A0D91EA" w14:textId="77777777" w:rsidR="0055350D" w:rsidRDefault="0055350D" w:rsidP="0055350D">
      <w:pPr>
        <w:pStyle w:val="Heading1"/>
      </w:pPr>
      <w:bookmarkStart w:id="43" w:name="_Toc415474515"/>
      <w:bookmarkStart w:id="44" w:name="_Toc415474517"/>
      <w:bookmarkStart w:id="45" w:name="_Toc415474518"/>
      <w:bookmarkStart w:id="46" w:name="_Toc427313088"/>
      <w:bookmarkEnd w:id="43"/>
      <w:bookmarkEnd w:id="44"/>
      <w:bookmarkEnd w:id="45"/>
      <w:r>
        <w:t>Use Cases</w:t>
      </w:r>
      <w:bookmarkEnd w:id="46"/>
    </w:p>
    <w:p w14:paraId="75A3BA03" w14:textId="77777777" w:rsidR="0055350D" w:rsidRPr="002F5635" w:rsidRDefault="0055350D" w:rsidP="002F5635">
      <w:pPr>
        <w:pStyle w:val="Heading2"/>
      </w:pPr>
      <w:bookmarkStart w:id="47" w:name="_Toc427313089"/>
      <w:r>
        <w:t>Nominal</w:t>
      </w:r>
      <w:bookmarkEnd w:id="47"/>
      <w:r w:rsidR="002F5635">
        <w:t xml:space="preserve"> </w:t>
      </w:r>
    </w:p>
    <w:p w14:paraId="2523F69C" w14:textId="77777777" w:rsidR="00B06D02" w:rsidRDefault="00B06D02" w:rsidP="00B06D02">
      <w:pPr>
        <w:pStyle w:val="UseCaseTitle"/>
      </w:pPr>
      <w:r w:rsidRPr="0055350D">
        <w:t>User Case 1</w:t>
      </w:r>
      <w:r>
        <w:t>:</w:t>
      </w:r>
      <w:r w:rsidR="00C35174">
        <w:t xml:space="preserve"> Browsing News Items via App.</w:t>
      </w:r>
    </w:p>
    <w:p w14:paraId="6FB87957" w14:textId="77777777" w:rsidR="00C35174" w:rsidRPr="00C35174" w:rsidRDefault="00C35174" w:rsidP="00226D41">
      <w:pPr>
        <w:pStyle w:val="UseCaseTitle"/>
        <w:numPr>
          <w:ilvl w:val="0"/>
          <w:numId w:val="6"/>
        </w:numPr>
        <w:rPr>
          <w:rFonts w:cs="Tahoma"/>
          <w:b w:val="0"/>
        </w:rPr>
      </w:pPr>
      <w:r w:rsidRPr="00C35174">
        <w:rPr>
          <w:rFonts w:cs="Tahoma"/>
          <w:b w:val="0"/>
          <w:color w:val="000000"/>
          <w:szCs w:val="22"/>
        </w:rPr>
        <w:t>Customer tunes STB to CNN.</w:t>
      </w:r>
    </w:p>
    <w:p w14:paraId="1313E110" w14:textId="77777777" w:rsidR="00C35174" w:rsidRPr="00C35174" w:rsidRDefault="00C35174" w:rsidP="00226D41">
      <w:pPr>
        <w:pStyle w:val="UseCaseTitle"/>
        <w:numPr>
          <w:ilvl w:val="0"/>
          <w:numId w:val="6"/>
        </w:numPr>
        <w:rPr>
          <w:rFonts w:cs="Tahoma"/>
          <w:b w:val="0"/>
        </w:rPr>
      </w:pPr>
      <w:r w:rsidRPr="00C35174">
        <w:rPr>
          <w:rFonts w:cs="Tahoma"/>
          <w:b w:val="0"/>
          <w:color w:val="000000"/>
          <w:szCs w:val="22"/>
        </w:rPr>
        <w:t>STB automatically loads channel-based app for CNN.</w:t>
      </w:r>
    </w:p>
    <w:p w14:paraId="7CADF05C" w14:textId="77777777" w:rsidR="00C35174" w:rsidRPr="00C35174" w:rsidRDefault="00C35174" w:rsidP="00226D41">
      <w:pPr>
        <w:pStyle w:val="UseCaseTitle"/>
        <w:numPr>
          <w:ilvl w:val="0"/>
          <w:numId w:val="6"/>
        </w:numPr>
        <w:rPr>
          <w:rFonts w:cs="Tahoma"/>
          <w:b w:val="0"/>
        </w:rPr>
      </w:pPr>
      <w:r w:rsidRPr="00C35174">
        <w:rPr>
          <w:rFonts w:cs="Tahoma"/>
          <w:b w:val="0"/>
          <w:color w:val="000000"/>
          <w:szCs w:val="22"/>
        </w:rPr>
        <w:t xml:space="preserve">Through CNN interactive app, customer selects a different news segment, initiating C3 </w:t>
      </w:r>
      <w:r w:rsidRPr="00C35174">
        <w:rPr>
          <w:rFonts w:cs="Tahoma"/>
          <w:b w:val="0"/>
          <w:color w:val="000000"/>
          <w:szCs w:val="22"/>
        </w:rPr>
        <w:br/>
        <w:t>restart playback. App does not exit.</w:t>
      </w:r>
    </w:p>
    <w:p w14:paraId="37EAF98D" w14:textId="77777777" w:rsidR="00C35174" w:rsidRPr="00C35174" w:rsidRDefault="00C35174" w:rsidP="00226D41">
      <w:pPr>
        <w:pStyle w:val="UseCaseTitle"/>
        <w:numPr>
          <w:ilvl w:val="0"/>
          <w:numId w:val="6"/>
        </w:numPr>
        <w:rPr>
          <w:rFonts w:cs="Tahoma"/>
          <w:b w:val="0"/>
        </w:rPr>
      </w:pPr>
      <w:r w:rsidRPr="00C35174">
        <w:rPr>
          <w:rFonts w:cs="Tahoma"/>
          <w:b w:val="0"/>
          <w:color w:val="000000"/>
          <w:szCs w:val="22"/>
        </w:rPr>
        <w:t xml:space="preserve">Through CNN interactive app, customer selects a different news segment, initiating C3 </w:t>
      </w:r>
      <w:r w:rsidRPr="00C35174">
        <w:rPr>
          <w:rFonts w:cs="Tahoma"/>
          <w:b w:val="0"/>
          <w:color w:val="000000"/>
          <w:szCs w:val="22"/>
        </w:rPr>
        <w:br/>
        <w:t>replay playback. App does not exit.</w:t>
      </w:r>
    </w:p>
    <w:p w14:paraId="4C746113" w14:textId="77777777" w:rsidR="00C35174" w:rsidRPr="00C35174" w:rsidRDefault="00C35174" w:rsidP="00226D41">
      <w:pPr>
        <w:pStyle w:val="UseCaseTitle"/>
        <w:numPr>
          <w:ilvl w:val="0"/>
          <w:numId w:val="6"/>
        </w:numPr>
        <w:rPr>
          <w:rFonts w:cs="Tahoma"/>
          <w:b w:val="0"/>
        </w:rPr>
      </w:pPr>
      <w:r w:rsidRPr="00C35174">
        <w:rPr>
          <w:rFonts w:cs="Tahoma"/>
          <w:b w:val="0"/>
          <w:color w:val="000000"/>
          <w:szCs w:val="22"/>
        </w:rPr>
        <w:t xml:space="preserve">Through CNN interactive app, customer selects a different news segment, initiating </w:t>
      </w:r>
      <w:r w:rsidRPr="00C35174">
        <w:rPr>
          <w:rFonts w:cs="Tahoma"/>
          <w:b w:val="0"/>
          <w:color w:val="000000"/>
          <w:szCs w:val="22"/>
        </w:rPr>
        <w:br/>
        <w:t>VOD playback. App does not exit.</w:t>
      </w:r>
    </w:p>
    <w:p w14:paraId="27BD015A" w14:textId="77777777" w:rsidR="00C35174" w:rsidRPr="00C35174" w:rsidRDefault="00C35174" w:rsidP="00226D41">
      <w:pPr>
        <w:pStyle w:val="UseCaseTitle"/>
        <w:numPr>
          <w:ilvl w:val="0"/>
          <w:numId w:val="6"/>
        </w:numPr>
        <w:rPr>
          <w:rFonts w:cs="Tahoma"/>
          <w:b w:val="0"/>
        </w:rPr>
      </w:pPr>
      <w:r w:rsidRPr="00C35174">
        <w:rPr>
          <w:rFonts w:cs="Tahoma"/>
          <w:b w:val="0"/>
          <w:color w:val="000000"/>
          <w:szCs w:val="22"/>
        </w:rPr>
        <w:t xml:space="preserve">Through CNN interactive app, customer selects a different news segment, initiating </w:t>
      </w:r>
      <w:r w:rsidRPr="00C35174">
        <w:rPr>
          <w:rFonts w:cs="Tahoma"/>
          <w:b w:val="0"/>
          <w:color w:val="000000"/>
          <w:szCs w:val="22"/>
        </w:rPr>
        <w:br/>
        <w:t>DVR playback. App does not exit</w:t>
      </w:r>
    </w:p>
    <w:p w14:paraId="18E99F4E" w14:textId="77777777" w:rsidR="00C35174" w:rsidRPr="00C35174" w:rsidRDefault="00C35174" w:rsidP="00C35174">
      <w:pPr>
        <w:pStyle w:val="UseCaseTitle"/>
        <w:ind w:left="720"/>
        <w:rPr>
          <w:rFonts w:cs="Tahoma"/>
          <w:b w:val="0"/>
        </w:rPr>
      </w:pPr>
    </w:p>
    <w:p w14:paraId="5591435C" w14:textId="77777777" w:rsidR="00B06D02" w:rsidRDefault="00B06D02" w:rsidP="00B06D02">
      <w:pPr>
        <w:pStyle w:val="UseCaseTitle"/>
      </w:pPr>
      <w:r>
        <w:t>User Case 2:</w:t>
      </w:r>
      <w:r w:rsidR="00C35174">
        <w:t xml:space="preserve"> Reviewing Sports Event</w:t>
      </w:r>
    </w:p>
    <w:p w14:paraId="40D1F9F6" w14:textId="77777777" w:rsidR="00C35174" w:rsidRPr="00C35174" w:rsidRDefault="00C35174" w:rsidP="00226D41">
      <w:pPr>
        <w:pStyle w:val="UseCaseTitle"/>
        <w:numPr>
          <w:ilvl w:val="1"/>
          <w:numId w:val="4"/>
        </w:numPr>
        <w:rPr>
          <w:rFonts w:cs="Tahoma"/>
          <w:b w:val="0"/>
        </w:rPr>
      </w:pPr>
      <w:r w:rsidRPr="00C35174">
        <w:rPr>
          <w:rFonts w:cs="Tahoma"/>
          <w:b w:val="0"/>
          <w:color w:val="000000"/>
          <w:szCs w:val="22"/>
        </w:rPr>
        <w:t>Customer has been watching ESPN for one hour.</w:t>
      </w:r>
    </w:p>
    <w:p w14:paraId="526F2E87" w14:textId="77777777" w:rsidR="00C35174" w:rsidRPr="00C35174" w:rsidRDefault="00C35174" w:rsidP="00226D41">
      <w:pPr>
        <w:pStyle w:val="UseCaseTitle"/>
        <w:numPr>
          <w:ilvl w:val="1"/>
          <w:numId w:val="4"/>
        </w:numPr>
        <w:rPr>
          <w:rFonts w:cs="Tahoma"/>
          <w:b w:val="0"/>
        </w:rPr>
      </w:pPr>
      <w:r w:rsidRPr="00C35174">
        <w:rPr>
          <w:rFonts w:cs="Tahoma"/>
          <w:b w:val="0"/>
          <w:color w:val="000000"/>
          <w:szCs w:val="22"/>
        </w:rPr>
        <w:t>Customer initiates ESPN channel app.</w:t>
      </w:r>
    </w:p>
    <w:p w14:paraId="0E58DAEC" w14:textId="77777777" w:rsidR="00C35174" w:rsidRPr="00C35174" w:rsidRDefault="00C35174" w:rsidP="00226D41">
      <w:pPr>
        <w:pStyle w:val="UseCaseTitle"/>
        <w:numPr>
          <w:ilvl w:val="1"/>
          <w:numId w:val="4"/>
        </w:numPr>
        <w:rPr>
          <w:rFonts w:cs="Tahoma"/>
          <w:b w:val="0"/>
        </w:rPr>
      </w:pPr>
      <w:r w:rsidRPr="00C35174">
        <w:rPr>
          <w:rFonts w:cs="Tahoma"/>
          <w:b w:val="0"/>
          <w:color w:val="000000"/>
          <w:szCs w:val="22"/>
        </w:rPr>
        <w:t>Customer presses rewind, accessing video within the live linear buffer.</w:t>
      </w:r>
    </w:p>
    <w:p w14:paraId="01D3361A" w14:textId="77777777" w:rsidR="00C35174" w:rsidRPr="00C35174" w:rsidRDefault="00C35174" w:rsidP="00226D41">
      <w:pPr>
        <w:pStyle w:val="UseCaseTitle"/>
        <w:numPr>
          <w:ilvl w:val="1"/>
          <w:numId w:val="4"/>
        </w:numPr>
        <w:rPr>
          <w:rFonts w:cs="Tahoma"/>
          <w:b w:val="0"/>
        </w:rPr>
      </w:pPr>
      <w:r w:rsidRPr="00C35174">
        <w:rPr>
          <w:rFonts w:cs="Tahoma"/>
          <w:b w:val="0"/>
          <w:color w:val="000000"/>
          <w:szCs w:val="22"/>
        </w:rPr>
        <w:t>The trickplay bar appears, but does not receive UI focus.</w:t>
      </w:r>
    </w:p>
    <w:p w14:paraId="1ECF36EC" w14:textId="77777777" w:rsidR="00C35174" w:rsidRPr="00C35174" w:rsidRDefault="00C35174" w:rsidP="00226D41">
      <w:pPr>
        <w:pStyle w:val="UseCaseTitle"/>
        <w:numPr>
          <w:ilvl w:val="1"/>
          <w:numId w:val="4"/>
        </w:numPr>
        <w:rPr>
          <w:rFonts w:cs="Tahoma"/>
          <w:b w:val="0"/>
        </w:rPr>
      </w:pPr>
      <w:r w:rsidRPr="00C35174">
        <w:rPr>
          <w:rFonts w:cs="Tahoma"/>
          <w:b w:val="0"/>
          <w:color w:val="000000"/>
          <w:szCs w:val="22"/>
        </w:rPr>
        <w:t>After rewinding 10 minutes of video, customer presses play.</w:t>
      </w:r>
    </w:p>
    <w:p w14:paraId="0E7ACD69" w14:textId="77777777" w:rsidR="00C35174" w:rsidRPr="00C35174" w:rsidRDefault="00C35174" w:rsidP="00226D41">
      <w:pPr>
        <w:pStyle w:val="UseCaseTitle"/>
        <w:numPr>
          <w:ilvl w:val="1"/>
          <w:numId w:val="4"/>
        </w:numPr>
        <w:rPr>
          <w:rFonts w:cs="Tahoma"/>
          <w:b w:val="0"/>
        </w:rPr>
      </w:pPr>
      <w:r w:rsidRPr="00C35174">
        <w:rPr>
          <w:rFonts w:cs="Tahoma"/>
          <w:b w:val="0"/>
          <w:color w:val="000000"/>
          <w:szCs w:val="22"/>
        </w:rPr>
        <w:t xml:space="preserve">HTML5 app immediately detects current video offset and displays companion </w:t>
      </w:r>
      <w:r w:rsidRPr="00C35174">
        <w:rPr>
          <w:rFonts w:cs="Tahoma"/>
          <w:b w:val="0"/>
          <w:color w:val="000000"/>
          <w:szCs w:val="22"/>
        </w:rPr>
        <w:br/>
        <w:t>interactive content on screen.</w:t>
      </w:r>
    </w:p>
    <w:p w14:paraId="1826FF2D" w14:textId="77777777" w:rsidR="00C35174" w:rsidRPr="00C35174" w:rsidRDefault="00C35174" w:rsidP="00226D41">
      <w:pPr>
        <w:pStyle w:val="UseCaseTitle"/>
        <w:numPr>
          <w:ilvl w:val="1"/>
          <w:numId w:val="4"/>
        </w:numPr>
        <w:rPr>
          <w:rFonts w:cs="Tahoma"/>
          <w:b w:val="0"/>
        </w:rPr>
      </w:pPr>
      <w:r w:rsidRPr="00C35174">
        <w:rPr>
          <w:rFonts w:cs="Tahoma"/>
          <w:b w:val="0"/>
          <w:color w:val="000000"/>
          <w:szCs w:val="22"/>
        </w:rPr>
        <w:lastRenderedPageBreak/>
        <w:t xml:space="preserve">After watching video for three minutes, customer chooses new video segment </w:t>
      </w:r>
      <w:r w:rsidRPr="00C35174">
        <w:rPr>
          <w:rFonts w:cs="Tahoma"/>
          <w:b w:val="0"/>
          <w:color w:val="000000"/>
          <w:szCs w:val="22"/>
        </w:rPr>
        <w:br/>
        <w:t>through HTML5 app.</w:t>
      </w:r>
    </w:p>
    <w:p w14:paraId="2B182682" w14:textId="77777777" w:rsidR="00C35174" w:rsidRPr="00C35174" w:rsidRDefault="00C35174" w:rsidP="00226D41">
      <w:pPr>
        <w:pStyle w:val="UseCaseTitle"/>
        <w:numPr>
          <w:ilvl w:val="1"/>
          <w:numId w:val="4"/>
        </w:numPr>
        <w:rPr>
          <w:rFonts w:cs="Tahoma"/>
          <w:b w:val="0"/>
        </w:rPr>
      </w:pPr>
      <w:r w:rsidRPr="00C35174">
        <w:rPr>
          <w:rFonts w:cs="Tahoma"/>
          <w:b w:val="0"/>
          <w:color w:val="000000"/>
          <w:szCs w:val="22"/>
        </w:rPr>
        <w:t xml:space="preserve">App first checks size of live linear buffer to determine if video segment already </w:t>
      </w:r>
      <w:r w:rsidRPr="00C35174">
        <w:rPr>
          <w:rFonts w:cs="Tahoma"/>
          <w:b w:val="0"/>
          <w:color w:val="000000"/>
          <w:szCs w:val="22"/>
        </w:rPr>
        <w:br/>
        <w:t>recorded on STB.</w:t>
      </w:r>
    </w:p>
    <w:p w14:paraId="588A15CD" w14:textId="77777777" w:rsidR="00C35174" w:rsidRPr="00C35174" w:rsidRDefault="00C35174" w:rsidP="00226D41">
      <w:pPr>
        <w:pStyle w:val="UseCaseTitle"/>
        <w:numPr>
          <w:ilvl w:val="1"/>
          <w:numId w:val="4"/>
        </w:numPr>
        <w:rPr>
          <w:rFonts w:cs="Tahoma"/>
          <w:b w:val="0"/>
        </w:rPr>
      </w:pPr>
      <w:r w:rsidRPr="00C35174">
        <w:rPr>
          <w:rFonts w:cs="Tahoma"/>
          <w:b w:val="0"/>
          <w:color w:val="000000"/>
          <w:szCs w:val="22"/>
        </w:rPr>
        <w:t xml:space="preserve">App determines that video must be accessed through C3 replay. App initiates </w:t>
      </w:r>
      <w:r w:rsidRPr="00C35174">
        <w:rPr>
          <w:rFonts w:cs="Tahoma"/>
          <w:b w:val="0"/>
          <w:color w:val="000000"/>
          <w:szCs w:val="22"/>
        </w:rPr>
        <w:br/>
        <w:t>playback of C3 replay video.</w:t>
      </w:r>
    </w:p>
    <w:p w14:paraId="44734BBD" w14:textId="77777777" w:rsidR="00C35174" w:rsidRPr="00C35174" w:rsidRDefault="00C35174" w:rsidP="00226D41">
      <w:pPr>
        <w:pStyle w:val="UseCaseTitle"/>
        <w:numPr>
          <w:ilvl w:val="1"/>
          <w:numId w:val="4"/>
        </w:numPr>
        <w:rPr>
          <w:rFonts w:cs="Tahoma"/>
          <w:b w:val="0"/>
        </w:rPr>
      </w:pPr>
      <w:r w:rsidRPr="00C35174">
        <w:rPr>
          <w:rFonts w:cs="Tahoma"/>
          <w:b w:val="0"/>
          <w:color w:val="000000"/>
          <w:szCs w:val="22"/>
        </w:rPr>
        <w:t>App remains onscreen.</w:t>
      </w:r>
    </w:p>
    <w:p w14:paraId="122F47E7" w14:textId="77777777" w:rsidR="00A43A79" w:rsidRPr="00A43A79" w:rsidRDefault="00A43A79" w:rsidP="00A43A79">
      <w:pPr>
        <w:pStyle w:val="UseCaseTitle"/>
        <w:ind w:left="1080"/>
        <w:rPr>
          <w:rFonts w:cs="Tahoma"/>
          <w:b w:val="0"/>
        </w:rPr>
      </w:pPr>
    </w:p>
    <w:p w14:paraId="3AE62BD4" w14:textId="54AAFE16" w:rsidR="00A43A79" w:rsidRDefault="00061823" w:rsidP="00A43A79">
      <w:pPr>
        <w:pStyle w:val="UseCaseTitle"/>
      </w:pPr>
      <w:r>
        <w:t>User Case 3</w:t>
      </w:r>
      <w:r w:rsidR="00A43A79">
        <w:t xml:space="preserve">: </w:t>
      </w:r>
      <w:proofErr w:type="spellStart"/>
      <w:r w:rsidR="00A43A79">
        <w:t>Lookback</w:t>
      </w:r>
      <w:proofErr w:type="spellEnd"/>
      <w:r w:rsidR="00A43A79">
        <w:t xml:space="preserve"> Playback</w:t>
      </w:r>
    </w:p>
    <w:p w14:paraId="2B2C45B9" w14:textId="77777777" w:rsidR="00A43A79" w:rsidRPr="00A43A79" w:rsidRDefault="00A43A79" w:rsidP="00226D41">
      <w:pPr>
        <w:pStyle w:val="UseCaseTitle"/>
        <w:numPr>
          <w:ilvl w:val="0"/>
          <w:numId w:val="8"/>
        </w:numPr>
        <w:rPr>
          <w:rFonts w:cs="Tahoma"/>
          <w:b w:val="0"/>
        </w:rPr>
      </w:pPr>
      <w:r w:rsidRPr="00A43A79">
        <w:rPr>
          <w:rFonts w:cs="Tahoma"/>
          <w:b w:val="0"/>
          <w:color w:val="000000"/>
          <w:szCs w:val="22"/>
        </w:rPr>
        <w:t>Customer tunes STB to CNN.</w:t>
      </w:r>
    </w:p>
    <w:p w14:paraId="5C7B9EA6" w14:textId="77777777" w:rsidR="00A43A79" w:rsidRPr="00A43A79" w:rsidRDefault="00A43A79" w:rsidP="00226D41">
      <w:pPr>
        <w:pStyle w:val="UseCaseTitle"/>
        <w:numPr>
          <w:ilvl w:val="0"/>
          <w:numId w:val="8"/>
        </w:numPr>
        <w:rPr>
          <w:rFonts w:cs="Tahoma"/>
          <w:b w:val="0"/>
        </w:rPr>
      </w:pPr>
      <w:r w:rsidRPr="00A43A79">
        <w:rPr>
          <w:rFonts w:cs="Tahoma"/>
          <w:b w:val="0"/>
          <w:color w:val="000000"/>
          <w:szCs w:val="22"/>
        </w:rPr>
        <w:t>STB automatically loads channel-based app for CNN.</w:t>
      </w:r>
    </w:p>
    <w:p w14:paraId="0D823B59" w14:textId="77777777" w:rsidR="00A43A79" w:rsidRPr="00A43A79" w:rsidRDefault="00A43A79" w:rsidP="00226D41">
      <w:pPr>
        <w:pStyle w:val="UseCaseTitle"/>
        <w:numPr>
          <w:ilvl w:val="0"/>
          <w:numId w:val="8"/>
        </w:numPr>
        <w:rPr>
          <w:rFonts w:cs="Tahoma"/>
          <w:b w:val="0"/>
        </w:rPr>
      </w:pPr>
      <w:r w:rsidRPr="00A43A79">
        <w:rPr>
          <w:rFonts w:cs="Tahoma"/>
          <w:b w:val="0"/>
          <w:color w:val="000000"/>
          <w:szCs w:val="22"/>
        </w:rPr>
        <w:t xml:space="preserve">Through CNN interactive app, customer selects a different news segment, initiating </w:t>
      </w:r>
      <w:r w:rsidRPr="00A43A79">
        <w:rPr>
          <w:rFonts w:cs="Tahoma"/>
          <w:b w:val="0"/>
          <w:color w:val="000000"/>
          <w:szCs w:val="22"/>
        </w:rPr>
        <w:br/>
        <w:t>C3 restart playback. App does not exit.</w:t>
      </w:r>
    </w:p>
    <w:p w14:paraId="582B6E2B" w14:textId="77777777" w:rsidR="00A43A79" w:rsidRPr="00A43A79" w:rsidRDefault="00A43A79" w:rsidP="00226D41">
      <w:pPr>
        <w:pStyle w:val="UseCaseTitle"/>
        <w:numPr>
          <w:ilvl w:val="0"/>
          <w:numId w:val="8"/>
        </w:numPr>
        <w:rPr>
          <w:rFonts w:cs="Tahoma"/>
          <w:b w:val="0"/>
        </w:rPr>
      </w:pPr>
      <w:r w:rsidRPr="00A43A79">
        <w:rPr>
          <w:rFonts w:cs="Tahoma"/>
          <w:b w:val="0"/>
          <w:color w:val="000000"/>
          <w:szCs w:val="22"/>
        </w:rPr>
        <w:t xml:space="preserve">Through CNN interactive app, customer selects a different news segment, initiating </w:t>
      </w:r>
      <w:r w:rsidRPr="00A43A79">
        <w:rPr>
          <w:rFonts w:cs="Tahoma"/>
          <w:b w:val="0"/>
          <w:color w:val="000000"/>
          <w:szCs w:val="22"/>
        </w:rPr>
        <w:br/>
        <w:t>C3 replay playback. App does not exit.</w:t>
      </w:r>
    </w:p>
    <w:p w14:paraId="152E413D" w14:textId="77777777" w:rsidR="0096164C" w:rsidRDefault="0096164C" w:rsidP="0096164C">
      <w:pPr>
        <w:pStyle w:val="UseCaseTitle"/>
        <w:ind w:left="1080"/>
      </w:pPr>
    </w:p>
    <w:p w14:paraId="2A897DEE" w14:textId="6824A69E" w:rsidR="0096164C" w:rsidRPr="00061823" w:rsidRDefault="00061823" w:rsidP="0096164C">
      <w:pPr>
        <w:pStyle w:val="UseCaseTitle"/>
      </w:pPr>
      <w:r w:rsidRPr="00061823">
        <w:t>User Case 4</w:t>
      </w:r>
      <w:r w:rsidR="0096164C" w:rsidRPr="00061823">
        <w:t>: Channel Banner</w:t>
      </w:r>
    </w:p>
    <w:p w14:paraId="77B0D2D9" w14:textId="77777777" w:rsidR="0096164C" w:rsidRPr="00061823" w:rsidRDefault="0096164C" w:rsidP="00226D41">
      <w:pPr>
        <w:pStyle w:val="ListParagraph"/>
        <w:numPr>
          <w:ilvl w:val="0"/>
          <w:numId w:val="9"/>
        </w:numPr>
      </w:pPr>
      <w:r w:rsidRPr="00061823">
        <w:t>Viewer is viewing TV augmented with app. Focus is on particular control of the app.</w:t>
      </w:r>
    </w:p>
    <w:p w14:paraId="5595C24C" w14:textId="77777777" w:rsidR="0096164C" w:rsidRPr="00061823" w:rsidRDefault="0096164C" w:rsidP="00226D41">
      <w:pPr>
        <w:pStyle w:val="ListParagraph"/>
        <w:numPr>
          <w:ilvl w:val="0"/>
          <w:numId w:val="9"/>
        </w:numPr>
      </w:pPr>
      <w:r w:rsidRPr="00061823">
        <w:t>Viewer brings up channel banner.</w:t>
      </w:r>
    </w:p>
    <w:p w14:paraId="6D4BB400" w14:textId="77777777" w:rsidR="0096164C" w:rsidRPr="00061823" w:rsidRDefault="0096164C" w:rsidP="00226D41">
      <w:pPr>
        <w:pStyle w:val="ListParagraph"/>
        <w:numPr>
          <w:ilvl w:val="0"/>
          <w:numId w:val="9"/>
        </w:numPr>
      </w:pPr>
      <w:r w:rsidRPr="00061823">
        <w:t>Focus moves to banner.</w:t>
      </w:r>
    </w:p>
    <w:p w14:paraId="0C454E67" w14:textId="77777777" w:rsidR="0096164C" w:rsidRPr="00061823" w:rsidRDefault="0096164C" w:rsidP="00226D41">
      <w:pPr>
        <w:pStyle w:val="ListParagraph"/>
        <w:numPr>
          <w:ilvl w:val="0"/>
          <w:numId w:val="9"/>
        </w:numPr>
      </w:pPr>
      <w:r w:rsidRPr="00061823">
        <w:t>Viewer exits banner, focus returns to original control on app.</w:t>
      </w:r>
    </w:p>
    <w:p w14:paraId="59DD7632" w14:textId="77777777" w:rsidR="00EE3C81" w:rsidRDefault="00EE3C81" w:rsidP="00EE3C81"/>
    <w:p w14:paraId="200C3F85" w14:textId="77777777" w:rsidR="00A43A79" w:rsidRPr="00214C76" w:rsidRDefault="00A43A79" w:rsidP="00FD3149">
      <w:pPr>
        <w:ind w:left="360"/>
      </w:pPr>
    </w:p>
    <w:p w14:paraId="10EDA59D" w14:textId="77777777" w:rsidR="00922444" w:rsidRPr="008E3CCC" w:rsidRDefault="00B06E70" w:rsidP="00B06E70">
      <w:pPr>
        <w:pageBreakBefore/>
        <w:ind w:right="-1080"/>
        <w:rPr>
          <w:rFonts w:cs="Tahoma"/>
        </w:rPr>
      </w:pPr>
      <w:r>
        <w:rPr>
          <w:rFonts w:cs="Tahoma"/>
          <w:noProof/>
        </w:rPr>
        <w:lastRenderedPageBreak/>
        <w:drawing>
          <wp:anchor distT="0" distB="0" distL="114300" distR="114300" simplePos="0" relativeHeight="251664384" behindDoc="1" locked="0" layoutInCell="1" allowOverlap="1" wp14:anchorId="22B571F6" wp14:editId="25E1B3B9">
            <wp:simplePos x="0" y="0"/>
            <wp:positionH relativeFrom="leftMargin">
              <wp:posOffset>228600</wp:posOffset>
            </wp:positionH>
            <wp:positionV relativeFrom="topMargin">
              <wp:posOffset>228600</wp:posOffset>
            </wp:positionV>
            <wp:extent cx="7315200" cy="9601200"/>
            <wp:effectExtent l="0" t="0" r="0" b="0"/>
            <wp:wrapThrough wrapText="bothSides">
              <wp:wrapPolygon edited="0">
                <wp:start x="0" y="0"/>
                <wp:lineTo x="0" y="21557"/>
                <wp:lineTo x="21544" y="21557"/>
                <wp:lineTo x="21544" y="0"/>
                <wp:lineTo x="0" y="0"/>
              </wp:wrapPolygon>
            </wp:wrapThrough>
            <wp:docPr id="8" name="Picture 8" descr="C:\SE_Projects\Style Guide\STB_Sys_Spec\Draft 8\Backcover_draft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SE_Projects\Style Guide\STB_Sys_Spec\Draft 8\Backcover_draft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15200" cy="9601200"/>
                    </a:xfrm>
                    <a:prstGeom prst="rect">
                      <a:avLst/>
                    </a:prstGeom>
                    <a:noFill/>
                    <a:ln>
                      <a:noFill/>
                    </a:ln>
                  </pic:spPr>
                </pic:pic>
              </a:graphicData>
            </a:graphic>
            <wp14:sizeRelV relativeFrom="margin">
              <wp14:pctHeight>0</wp14:pctHeight>
            </wp14:sizeRelV>
          </wp:anchor>
        </w:drawing>
      </w:r>
    </w:p>
    <w:sectPr w:rsidR="00922444" w:rsidRPr="008E3CCC" w:rsidSect="00FD3149">
      <w:headerReference w:type="default" r:id="rId12"/>
      <w:footerReference w:type="default" r:id="rId13"/>
      <w:type w:val="continuous"/>
      <w:pgSz w:w="12240" w:h="15840"/>
      <w:pgMar w:top="360" w:right="1440" w:bottom="2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7DD5DB" w14:textId="77777777" w:rsidR="001F0100" w:rsidRDefault="001F0100" w:rsidP="00B254D1">
      <w:pPr>
        <w:spacing w:before="0" w:after="0" w:line="240" w:lineRule="auto"/>
      </w:pPr>
      <w:r>
        <w:separator/>
      </w:r>
    </w:p>
  </w:endnote>
  <w:endnote w:type="continuationSeparator" w:id="0">
    <w:p w14:paraId="6B6F90B4" w14:textId="77777777" w:rsidR="001F0100" w:rsidRDefault="001F0100" w:rsidP="00B254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8712705"/>
      <w:docPartObj>
        <w:docPartGallery w:val="Page Numbers (Bottom of Page)"/>
        <w:docPartUnique/>
      </w:docPartObj>
    </w:sdtPr>
    <w:sdtEndPr/>
    <w:sdtContent>
      <w:sdt>
        <w:sdtPr>
          <w:id w:val="1341895236"/>
          <w:docPartObj>
            <w:docPartGallery w:val="Page Numbers (Top of Page)"/>
            <w:docPartUnique/>
          </w:docPartObj>
        </w:sdtPr>
        <w:sdtEndPr/>
        <w:sdtContent>
          <w:p w14:paraId="5586213A" w14:textId="77777777" w:rsidR="009325D5" w:rsidRDefault="009325D5" w:rsidP="00DC157C">
            <w:pPr>
              <w:pStyle w:val="Footer"/>
              <w:jc w:val="center"/>
            </w:pPr>
          </w:p>
          <w:p w14:paraId="15B5A369" w14:textId="77777777" w:rsidR="009325D5" w:rsidRDefault="001F0100" w:rsidP="00B239C4">
            <w:pPr>
              <w:pStyle w:val="Footer"/>
              <w:jc w:val="center"/>
            </w:pP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7084525"/>
      <w:docPartObj>
        <w:docPartGallery w:val="Page Numbers (Bottom of Page)"/>
        <w:docPartUnique/>
      </w:docPartObj>
    </w:sdtPr>
    <w:sdtEndPr/>
    <w:sdtContent>
      <w:sdt>
        <w:sdtPr>
          <w:id w:val="610865376"/>
          <w:docPartObj>
            <w:docPartGallery w:val="Page Numbers (Top of Page)"/>
            <w:docPartUnique/>
          </w:docPartObj>
        </w:sdtPr>
        <w:sdtEndPr/>
        <w:sdtContent>
          <w:p w14:paraId="2D6BC36B" w14:textId="77777777" w:rsidR="009325D5" w:rsidRDefault="009325D5" w:rsidP="00A11261">
            <w:pPr>
              <w:pStyle w:val="Footer"/>
              <w:jc w:val="center"/>
            </w:pPr>
          </w:p>
          <w:p w14:paraId="1A34AE40" w14:textId="77777777" w:rsidR="009325D5" w:rsidRDefault="001F0100" w:rsidP="00B239C4">
            <w:pPr>
              <w:pStyle w:val="Footer"/>
              <w:jc w:val="center"/>
            </w:pP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AB863A" w14:textId="77777777" w:rsidR="001F0100" w:rsidRDefault="001F0100" w:rsidP="00B254D1">
      <w:pPr>
        <w:spacing w:before="0" w:after="0" w:line="240" w:lineRule="auto"/>
      </w:pPr>
      <w:r>
        <w:separator/>
      </w:r>
    </w:p>
  </w:footnote>
  <w:footnote w:type="continuationSeparator" w:id="0">
    <w:p w14:paraId="4000718D" w14:textId="77777777" w:rsidR="001F0100" w:rsidRDefault="001F0100" w:rsidP="00B254D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7C15B0" w14:textId="77777777" w:rsidR="009325D5" w:rsidRDefault="009325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22438"/>
    <w:multiLevelType w:val="multilevel"/>
    <w:tmpl w:val="B97EBD9C"/>
    <w:lvl w:ilvl="0">
      <w:start w:val="1"/>
      <w:numFmt w:val="decimal"/>
      <w:pStyle w:val="Heading1"/>
      <w:lvlText w:val="%1 "/>
      <w:lvlJc w:val="left"/>
      <w:pPr>
        <w:ind w:left="0" w:firstLine="0"/>
      </w:pPr>
      <w:rPr>
        <w:rFonts w:hint="default"/>
      </w:rPr>
    </w:lvl>
    <w:lvl w:ilvl="1">
      <w:start w:val="1"/>
      <w:numFmt w:val="decimal"/>
      <w:pStyle w:val="Heading2"/>
      <w:lvlText w:val="%1.%2 "/>
      <w:lvlJc w:val="left"/>
      <w:pPr>
        <w:ind w:left="0" w:firstLine="0"/>
      </w:pPr>
      <w:rPr>
        <w:rFonts w:hint="default"/>
      </w:rPr>
    </w:lvl>
    <w:lvl w:ilvl="2">
      <w:start w:val="1"/>
      <w:numFmt w:val="decimal"/>
      <w:pStyle w:val="Heading3"/>
      <w:lvlText w:val="%1.%2.%3 "/>
      <w:lvlJc w:val="left"/>
      <w:pPr>
        <w:ind w:left="0" w:firstLine="0"/>
      </w:pPr>
      <w:rPr>
        <w:rFonts w:hint="default"/>
      </w:rPr>
    </w:lvl>
    <w:lvl w:ilvl="3">
      <w:start w:val="1"/>
      <w:numFmt w:val="decimal"/>
      <w:pStyle w:val="Heading4"/>
      <w:lvlText w:val="%1.%2.%3.%4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nsid w:val="11E543CB"/>
    <w:multiLevelType w:val="hybridMultilevel"/>
    <w:tmpl w:val="1BC008D2"/>
    <w:lvl w:ilvl="0" w:tplc="47B0ABB0">
      <w:start w:val="1"/>
      <w:numFmt w:val="decimal"/>
      <w:lvlText w:val="%1."/>
      <w:lvlJc w:val="left"/>
      <w:pPr>
        <w:ind w:left="1080" w:hanging="360"/>
      </w:pPr>
      <w:rPr>
        <w:rFonts w:ascii="Calibri" w:hAnsi="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264197"/>
    <w:multiLevelType w:val="hybridMultilevel"/>
    <w:tmpl w:val="E036FB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44B598F"/>
    <w:multiLevelType w:val="multilevel"/>
    <w:tmpl w:val="AE4C18C2"/>
    <w:styleLink w:val="Style1"/>
    <w:lvl w:ilvl="0">
      <w:start w:val="1"/>
      <w:numFmt w:val="decimal"/>
      <w:lvlText w:val="%1 - "/>
      <w:lvlJc w:val="left"/>
      <w:pPr>
        <w:ind w:left="360" w:hanging="360"/>
      </w:pPr>
      <w:rPr>
        <w:rFonts w:hint="default"/>
      </w:rPr>
    </w:lvl>
    <w:lvl w:ilvl="1">
      <w:start w:val="1"/>
      <w:numFmt w:val="decimal"/>
      <w:lvlText w:val="%1.%2 - "/>
      <w:lvlJc w:val="left"/>
      <w:pPr>
        <w:ind w:left="576" w:hanging="576"/>
      </w:pPr>
      <w:rPr>
        <w:rFonts w:hint="default"/>
      </w:rPr>
    </w:lvl>
    <w:lvl w:ilvl="2">
      <w:start w:val="1"/>
      <w:numFmt w:val="decimal"/>
      <w:lvlText w:val="%1.%2.%3 - "/>
      <w:lvlJc w:val="left"/>
      <w:pPr>
        <w:ind w:left="720" w:hanging="720"/>
      </w:pPr>
      <w:rPr>
        <w:rFonts w:hint="default"/>
      </w:rPr>
    </w:lvl>
    <w:lvl w:ilvl="3">
      <w:start w:val="1"/>
      <w:numFmt w:val="decimal"/>
      <w:lvlText w:val="%1.%2.%3.%4 - "/>
      <w:lvlJc w:val="left"/>
      <w:pPr>
        <w:ind w:left="864" w:hanging="864"/>
      </w:pPr>
      <w:rPr>
        <w:rFonts w:hint="default"/>
      </w:rPr>
    </w:lvl>
    <w:lvl w:ilvl="4">
      <w:start w:val="1"/>
      <w:numFmt w:val="decimal"/>
      <w:lvlText w:val="%1.%2.%3.%4.%5 - "/>
      <w:lvlJc w:val="left"/>
      <w:pPr>
        <w:ind w:left="1008" w:hanging="1008"/>
      </w:pPr>
      <w:rPr>
        <w:rFonts w:hint="default"/>
      </w:rPr>
    </w:lvl>
    <w:lvl w:ilvl="5">
      <w:start w:val="1"/>
      <w:numFmt w:val="decimal"/>
      <w:lvlText w:val="%1.%2.%3.%4.%5.%6 - "/>
      <w:lvlJc w:val="left"/>
      <w:pPr>
        <w:ind w:left="1152" w:hanging="1152"/>
      </w:pPr>
      <w:rPr>
        <w:rFonts w:hint="default"/>
      </w:rPr>
    </w:lvl>
    <w:lvl w:ilvl="6">
      <w:start w:val="1"/>
      <w:numFmt w:val="decimal"/>
      <w:lvlText w:val="%1.%2.%3.%4.%5.%6.%7 - "/>
      <w:lvlJc w:val="left"/>
      <w:pPr>
        <w:ind w:left="1296" w:hanging="1296"/>
      </w:pPr>
      <w:rPr>
        <w:rFonts w:hint="default"/>
      </w:rPr>
    </w:lvl>
    <w:lvl w:ilvl="7">
      <w:start w:val="1"/>
      <w:numFmt w:val="decimal"/>
      <w:lvlText w:val="%1.%2.%3.%4.%5.%6.%7.%8 - "/>
      <w:lvlJc w:val="left"/>
      <w:pPr>
        <w:ind w:left="1440" w:hanging="1440"/>
      </w:pPr>
      <w:rPr>
        <w:rFonts w:hint="default"/>
      </w:rPr>
    </w:lvl>
    <w:lvl w:ilvl="8">
      <w:start w:val="1"/>
      <w:numFmt w:val="decimal"/>
      <w:lvlText w:val="%1.%2.%3.%4.%5.%6.%7.%8.%9 - "/>
      <w:lvlJc w:val="left"/>
      <w:pPr>
        <w:ind w:left="1584" w:hanging="1584"/>
      </w:pPr>
      <w:rPr>
        <w:rFonts w:hint="default"/>
      </w:rPr>
    </w:lvl>
  </w:abstractNum>
  <w:abstractNum w:abstractNumId="4">
    <w:nsid w:val="466E3F19"/>
    <w:multiLevelType w:val="hybridMultilevel"/>
    <w:tmpl w:val="DBEEEB7C"/>
    <w:lvl w:ilvl="0" w:tplc="47B0ABB0">
      <w:start w:val="1"/>
      <w:numFmt w:val="decimal"/>
      <w:lvlText w:val="%1."/>
      <w:lvlJc w:val="left"/>
      <w:pPr>
        <w:ind w:left="1080" w:hanging="360"/>
      </w:pPr>
      <w:rPr>
        <w:rFonts w:ascii="Calibri" w:hAnsi="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A8395E"/>
    <w:multiLevelType w:val="hybridMultilevel"/>
    <w:tmpl w:val="09EC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0E1534"/>
    <w:multiLevelType w:val="hybridMultilevel"/>
    <w:tmpl w:val="6ED2025A"/>
    <w:lvl w:ilvl="0" w:tplc="D1B2506A">
      <w:start w:val="1"/>
      <w:numFmt w:val="decimalZero"/>
      <w:lvlText w:val="Ref-%1"/>
      <w:lvlJc w:val="left"/>
      <w:pPr>
        <w:ind w:left="360" w:hanging="360"/>
      </w:pPr>
      <w:rPr>
        <w:rFonts w:hint="default"/>
      </w:rPr>
    </w:lvl>
    <w:lvl w:ilvl="1" w:tplc="47B0ABB0">
      <w:start w:val="1"/>
      <w:numFmt w:val="decimal"/>
      <w:lvlText w:val="%2."/>
      <w:lvlJc w:val="left"/>
      <w:pPr>
        <w:ind w:left="1080" w:hanging="360"/>
      </w:pPr>
      <w:rPr>
        <w:rFonts w:ascii="Calibri" w:hAnsi="Calibri" w:hint="default"/>
        <w:color w:val="00000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04A3FE9"/>
    <w:multiLevelType w:val="multilevel"/>
    <w:tmpl w:val="4A8C6C9A"/>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EA577AE"/>
    <w:multiLevelType w:val="hybridMultilevel"/>
    <w:tmpl w:val="56F69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0"/>
  </w:num>
  <w:num w:numId="4">
    <w:abstractNumId w:val="6"/>
  </w:num>
  <w:num w:numId="5">
    <w:abstractNumId w:val="5"/>
  </w:num>
  <w:num w:numId="6">
    <w:abstractNumId w:val="8"/>
  </w:num>
  <w:num w:numId="7">
    <w:abstractNumId w:val="4"/>
  </w:num>
  <w:num w:numId="8">
    <w:abstractNumId w:val="1"/>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E78"/>
    <w:rsid w:val="00011BCF"/>
    <w:rsid w:val="00012BFE"/>
    <w:rsid w:val="00016FB0"/>
    <w:rsid w:val="00017523"/>
    <w:rsid w:val="000310E7"/>
    <w:rsid w:val="000446A5"/>
    <w:rsid w:val="00061823"/>
    <w:rsid w:val="000668D5"/>
    <w:rsid w:val="0008072E"/>
    <w:rsid w:val="00081909"/>
    <w:rsid w:val="00085E00"/>
    <w:rsid w:val="00086415"/>
    <w:rsid w:val="00091F68"/>
    <w:rsid w:val="00093D07"/>
    <w:rsid w:val="000951A7"/>
    <w:rsid w:val="0009794A"/>
    <w:rsid w:val="000A32AF"/>
    <w:rsid w:val="000B04E8"/>
    <w:rsid w:val="000D3050"/>
    <w:rsid w:val="000D5130"/>
    <w:rsid w:val="000D767D"/>
    <w:rsid w:val="000D782E"/>
    <w:rsid w:val="000E21AE"/>
    <w:rsid w:val="000E3411"/>
    <w:rsid w:val="000E7246"/>
    <w:rsid w:val="000F2476"/>
    <w:rsid w:val="000F7D99"/>
    <w:rsid w:val="00101DD7"/>
    <w:rsid w:val="00104D8E"/>
    <w:rsid w:val="00110099"/>
    <w:rsid w:val="00112EBA"/>
    <w:rsid w:val="00121C30"/>
    <w:rsid w:val="00126E39"/>
    <w:rsid w:val="00136B03"/>
    <w:rsid w:val="00157F1C"/>
    <w:rsid w:val="00160520"/>
    <w:rsid w:val="0016449B"/>
    <w:rsid w:val="00164F49"/>
    <w:rsid w:val="00181CCD"/>
    <w:rsid w:val="001A48B9"/>
    <w:rsid w:val="001B2363"/>
    <w:rsid w:val="001C1087"/>
    <w:rsid w:val="001D4912"/>
    <w:rsid w:val="001E5335"/>
    <w:rsid w:val="001F0100"/>
    <w:rsid w:val="001F35F9"/>
    <w:rsid w:val="001F4CA8"/>
    <w:rsid w:val="0020260F"/>
    <w:rsid w:val="00207E27"/>
    <w:rsid w:val="00207F06"/>
    <w:rsid w:val="00211FCE"/>
    <w:rsid w:val="00212E11"/>
    <w:rsid w:val="00212EBC"/>
    <w:rsid w:val="00214C76"/>
    <w:rsid w:val="002168CC"/>
    <w:rsid w:val="002175CB"/>
    <w:rsid w:val="0022448B"/>
    <w:rsid w:val="00226D41"/>
    <w:rsid w:val="002364DE"/>
    <w:rsid w:val="00260290"/>
    <w:rsid w:val="0026329E"/>
    <w:rsid w:val="00265484"/>
    <w:rsid w:val="00273F72"/>
    <w:rsid w:val="00275383"/>
    <w:rsid w:val="002810C2"/>
    <w:rsid w:val="0028178A"/>
    <w:rsid w:val="00283A38"/>
    <w:rsid w:val="002B31EA"/>
    <w:rsid w:val="002C2FEC"/>
    <w:rsid w:val="002D2B14"/>
    <w:rsid w:val="002D5637"/>
    <w:rsid w:val="002D5D3D"/>
    <w:rsid w:val="002E0FD1"/>
    <w:rsid w:val="002E6D8A"/>
    <w:rsid w:val="002F1147"/>
    <w:rsid w:val="002F2850"/>
    <w:rsid w:val="002F5635"/>
    <w:rsid w:val="00330F00"/>
    <w:rsid w:val="003334C6"/>
    <w:rsid w:val="0034259B"/>
    <w:rsid w:val="003649E1"/>
    <w:rsid w:val="00367400"/>
    <w:rsid w:val="00371526"/>
    <w:rsid w:val="00373887"/>
    <w:rsid w:val="00373C55"/>
    <w:rsid w:val="00374241"/>
    <w:rsid w:val="00380EBE"/>
    <w:rsid w:val="0038417E"/>
    <w:rsid w:val="0038635B"/>
    <w:rsid w:val="003905B1"/>
    <w:rsid w:val="00392325"/>
    <w:rsid w:val="003A30E5"/>
    <w:rsid w:val="003A6BE0"/>
    <w:rsid w:val="003B68CB"/>
    <w:rsid w:val="003C5302"/>
    <w:rsid w:val="003C685D"/>
    <w:rsid w:val="003C7389"/>
    <w:rsid w:val="003C7964"/>
    <w:rsid w:val="003D5E0B"/>
    <w:rsid w:val="003E0ED5"/>
    <w:rsid w:val="003E73FD"/>
    <w:rsid w:val="003F0713"/>
    <w:rsid w:val="003F42D9"/>
    <w:rsid w:val="003F743D"/>
    <w:rsid w:val="0040314F"/>
    <w:rsid w:val="00404E6B"/>
    <w:rsid w:val="0041564E"/>
    <w:rsid w:val="004244AA"/>
    <w:rsid w:val="0043159E"/>
    <w:rsid w:val="004370B1"/>
    <w:rsid w:val="00462760"/>
    <w:rsid w:val="00473C5F"/>
    <w:rsid w:val="00475684"/>
    <w:rsid w:val="00484228"/>
    <w:rsid w:val="00487D02"/>
    <w:rsid w:val="00496A15"/>
    <w:rsid w:val="004A06D3"/>
    <w:rsid w:val="004A11F8"/>
    <w:rsid w:val="004A7386"/>
    <w:rsid w:val="004B3B9C"/>
    <w:rsid w:val="004B7B4B"/>
    <w:rsid w:val="004D4BD9"/>
    <w:rsid w:val="004E0080"/>
    <w:rsid w:val="004E52FA"/>
    <w:rsid w:val="004E5339"/>
    <w:rsid w:val="004E6790"/>
    <w:rsid w:val="0050029E"/>
    <w:rsid w:val="00500565"/>
    <w:rsid w:val="00501A7A"/>
    <w:rsid w:val="00510F3D"/>
    <w:rsid w:val="005160FE"/>
    <w:rsid w:val="005202A3"/>
    <w:rsid w:val="00531EE9"/>
    <w:rsid w:val="00532BEA"/>
    <w:rsid w:val="00552352"/>
    <w:rsid w:val="0055350D"/>
    <w:rsid w:val="00572E01"/>
    <w:rsid w:val="005743BE"/>
    <w:rsid w:val="00574656"/>
    <w:rsid w:val="005837DD"/>
    <w:rsid w:val="0058534E"/>
    <w:rsid w:val="00593820"/>
    <w:rsid w:val="005A424A"/>
    <w:rsid w:val="005B07C9"/>
    <w:rsid w:val="005C37B0"/>
    <w:rsid w:val="005C59CC"/>
    <w:rsid w:val="005D24CF"/>
    <w:rsid w:val="005D3FFB"/>
    <w:rsid w:val="005D6608"/>
    <w:rsid w:val="005E5915"/>
    <w:rsid w:val="005F09BD"/>
    <w:rsid w:val="005F0CE9"/>
    <w:rsid w:val="005F28B7"/>
    <w:rsid w:val="005F31F3"/>
    <w:rsid w:val="005F5BCE"/>
    <w:rsid w:val="00603645"/>
    <w:rsid w:val="00604773"/>
    <w:rsid w:val="00612B38"/>
    <w:rsid w:val="00637F61"/>
    <w:rsid w:val="0065224B"/>
    <w:rsid w:val="00661547"/>
    <w:rsid w:val="00662BAE"/>
    <w:rsid w:val="0067004F"/>
    <w:rsid w:val="0068337F"/>
    <w:rsid w:val="006A52D0"/>
    <w:rsid w:val="006C3B39"/>
    <w:rsid w:val="006C6DCE"/>
    <w:rsid w:val="006D612C"/>
    <w:rsid w:val="00705643"/>
    <w:rsid w:val="00721289"/>
    <w:rsid w:val="00724664"/>
    <w:rsid w:val="00725209"/>
    <w:rsid w:val="00727DAF"/>
    <w:rsid w:val="00731FCF"/>
    <w:rsid w:val="007559F1"/>
    <w:rsid w:val="007600CE"/>
    <w:rsid w:val="00780711"/>
    <w:rsid w:val="00782F6E"/>
    <w:rsid w:val="00785B97"/>
    <w:rsid w:val="00791B10"/>
    <w:rsid w:val="007A7C37"/>
    <w:rsid w:val="007B3FD8"/>
    <w:rsid w:val="007C383E"/>
    <w:rsid w:val="007D7ACE"/>
    <w:rsid w:val="007F4302"/>
    <w:rsid w:val="008022D1"/>
    <w:rsid w:val="0080496B"/>
    <w:rsid w:val="008105FD"/>
    <w:rsid w:val="00847F57"/>
    <w:rsid w:val="00851795"/>
    <w:rsid w:val="00862D0F"/>
    <w:rsid w:val="00871CC2"/>
    <w:rsid w:val="00881938"/>
    <w:rsid w:val="008852C5"/>
    <w:rsid w:val="008A14D4"/>
    <w:rsid w:val="008B3511"/>
    <w:rsid w:val="008B75C5"/>
    <w:rsid w:val="008C1D99"/>
    <w:rsid w:val="008C3D9D"/>
    <w:rsid w:val="008C7000"/>
    <w:rsid w:val="008D4E78"/>
    <w:rsid w:val="008E3CCC"/>
    <w:rsid w:val="008E6150"/>
    <w:rsid w:val="008E7366"/>
    <w:rsid w:val="008F166A"/>
    <w:rsid w:val="008F6ECA"/>
    <w:rsid w:val="00907827"/>
    <w:rsid w:val="00922444"/>
    <w:rsid w:val="00925FB3"/>
    <w:rsid w:val="00930757"/>
    <w:rsid w:val="009325D5"/>
    <w:rsid w:val="00934368"/>
    <w:rsid w:val="009518DD"/>
    <w:rsid w:val="009552F9"/>
    <w:rsid w:val="009564C8"/>
    <w:rsid w:val="0096164C"/>
    <w:rsid w:val="00970456"/>
    <w:rsid w:val="00983D7D"/>
    <w:rsid w:val="009840B9"/>
    <w:rsid w:val="009916EF"/>
    <w:rsid w:val="009B3F7D"/>
    <w:rsid w:val="009B47BD"/>
    <w:rsid w:val="009B4D41"/>
    <w:rsid w:val="009D3566"/>
    <w:rsid w:val="009D4F1E"/>
    <w:rsid w:val="009D6451"/>
    <w:rsid w:val="009D7797"/>
    <w:rsid w:val="009F18EF"/>
    <w:rsid w:val="009F298A"/>
    <w:rsid w:val="009F2BF2"/>
    <w:rsid w:val="00A11261"/>
    <w:rsid w:val="00A15F15"/>
    <w:rsid w:val="00A2387F"/>
    <w:rsid w:val="00A25CC9"/>
    <w:rsid w:val="00A27A9E"/>
    <w:rsid w:val="00A34363"/>
    <w:rsid w:val="00A417B8"/>
    <w:rsid w:val="00A4248C"/>
    <w:rsid w:val="00A43A79"/>
    <w:rsid w:val="00A6080F"/>
    <w:rsid w:val="00A7109A"/>
    <w:rsid w:val="00A83B80"/>
    <w:rsid w:val="00A84D76"/>
    <w:rsid w:val="00A905C6"/>
    <w:rsid w:val="00A948DA"/>
    <w:rsid w:val="00AA5BBF"/>
    <w:rsid w:val="00AC5ADE"/>
    <w:rsid w:val="00AD0EFE"/>
    <w:rsid w:val="00AF77BD"/>
    <w:rsid w:val="00B06D02"/>
    <w:rsid w:val="00B06E70"/>
    <w:rsid w:val="00B239C4"/>
    <w:rsid w:val="00B254D1"/>
    <w:rsid w:val="00B31181"/>
    <w:rsid w:val="00B312A9"/>
    <w:rsid w:val="00B42962"/>
    <w:rsid w:val="00B47DAF"/>
    <w:rsid w:val="00B5007B"/>
    <w:rsid w:val="00B500E7"/>
    <w:rsid w:val="00B53DA2"/>
    <w:rsid w:val="00B5770B"/>
    <w:rsid w:val="00B61E83"/>
    <w:rsid w:val="00B65461"/>
    <w:rsid w:val="00B67C8D"/>
    <w:rsid w:val="00B8435B"/>
    <w:rsid w:val="00BA5210"/>
    <w:rsid w:val="00BA614E"/>
    <w:rsid w:val="00BB354E"/>
    <w:rsid w:val="00BB5262"/>
    <w:rsid w:val="00BB711B"/>
    <w:rsid w:val="00BD17C5"/>
    <w:rsid w:val="00BD2CBE"/>
    <w:rsid w:val="00BE3689"/>
    <w:rsid w:val="00BF4A57"/>
    <w:rsid w:val="00C045BF"/>
    <w:rsid w:val="00C05A7F"/>
    <w:rsid w:val="00C10949"/>
    <w:rsid w:val="00C20BB8"/>
    <w:rsid w:val="00C253A6"/>
    <w:rsid w:val="00C35174"/>
    <w:rsid w:val="00C44088"/>
    <w:rsid w:val="00C45507"/>
    <w:rsid w:val="00C521B7"/>
    <w:rsid w:val="00C5231A"/>
    <w:rsid w:val="00C56E50"/>
    <w:rsid w:val="00C67923"/>
    <w:rsid w:val="00C73D3D"/>
    <w:rsid w:val="00C7442B"/>
    <w:rsid w:val="00CA7316"/>
    <w:rsid w:val="00CC2FA2"/>
    <w:rsid w:val="00CD28C8"/>
    <w:rsid w:val="00CE26E1"/>
    <w:rsid w:val="00CE743D"/>
    <w:rsid w:val="00D01373"/>
    <w:rsid w:val="00D02016"/>
    <w:rsid w:val="00D2128E"/>
    <w:rsid w:val="00D219FC"/>
    <w:rsid w:val="00D261DA"/>
    <w:rsid w:val="00D31483"/>
    <w:rsid w:val="00D31A4F"/>
    <w:rsid w:val="00D31BD2"/>
    <w:rsid w:val="00D45A06"/>
    <w:rsid w:val="00D54871"/>
    <w:rsid w:val="00D54B8C"/>
    <w:rsid w:val="00D5733A"/>
    <w:rsid w:val="00D57EC1"/>
    <w:rsid w:val="00D62DA6"/>
    <w:rsid w:val="00D62DD2"/>
    <w:rsid w:val="00D65594"/>
    <w:rsid w:val="00D65742"/>
    <w:rsid w:val="00D664E6"/>
    <w:rsid w:val="00D66B35"/>
    <w:rsid w:val="00D6785E"/>
    <w:rsid w:val="00D71AEB"/>
    <w:rsid w:val="00D76C77"/>
    <w:rsid w:val="00DA067F"/>
    <w:rsid w:val="00DA702A"/>
    <w:rsid w:val="00DB1BD5"/>
    <w:rsid w:val="00DB3B74"/>
    <w:rsid w:val="00DB7061"/>
    <w:rsid w:val="00DC09A4"/>
    <w:rsid w:val="00DC157C"/>
    <w:rsid w:val="00DC259A"/>
    <w:rsid w:val="00DC447A"/>
    <w:rsid w:val="00DE0625"/>
    <w:rsid w:val="00DE07FD"/>
    <w:rsid w:val="00DE674E"/>
    <w:rsid w:val="00E06BB1"/>
    <w:rsid w:val="00E22908"/>
    <w:rsid w:val="00E2582F"/>
    <w:rsid w:val="00E265CF"/>
    <w:rsid w:val="00E34D29"/>
    <w:rsid w:val="00E5345A"/>
    <w:rsid w:val="00E538E1"/>
    <w:rsid w:val="00E67B26"/>
    <w:rsid w:val="00E754E4"/>
    <w:rsid w:val="00E76420"/>
    <w:rsid w:val="00E845D9"/>
    <w:rsid w:val="00E91C82"/>
    <w:rsid w:val="00E940F1"/>
    <w:rsid w:val="00EA1E29"/>
    <w:rsid w:val="00EA2B5A"/>
    <w:rsid w:val="00EA475F"/>
    <w:rsid w:val="00EA65D3"/>
    <w:rsid w:val="00EB6CEC"/>
    <w:rsid w:val="00EC0D7D"/>
    <w:rsid w:val="00EC16EC"/>
    <w:rsid w:val="00ED61F5"/>
    <w:rsid w:val="00EE3119"/>
    <w:rsid w:val="00EE3C81"/>
    <w:rsid w:val="00EE6423"/>
    <w:rsid w:val="00EE646D"/>
    <w:rsid w:val="00EE6FD6"/>
    <w:rsid w:val="00EF02FC"/>
    <w:rsid w:val="00F017FF"/>
    <w:rsid w:val="00F02459"/>
    <w:rsid w:val="00F05977"/>
    <w:rsid w:val="00F132D8"/>
    <w:rsid w:val="00F263D3"/>
    <w:rsid w:val="00F40D17"/>
    <w:rsid w:val="00F41E78"/>
    <w:rsid w:val="00F423C2"/>
    <w:rsid w:val="00F649C3"/>
    <w:rsid w:val="00F7628C"/>
    <w:rsid w:val="00F80735"/>
    <w:rsid w:val="00F8459F"/>
    <w:rsid w:val="00F8629B"/>
    <w:rsid w:val="00FA2F86"/>
    <w:rsid w:val="00FC3873"/>
    <w:rsid w:val="00FC6B37"/>
    <w:rsid w:val="00FD0157"/>
    <w:rsid w:val="00FD31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87F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CCC"/>
    <w:rPr>
      <w:rFonts w:ascii="Tahoma" w:hAnsi="Tahoma"/>
      <w:szCs w:val="20"/>
    </w:rPr>
  </w:style>
  <w:style w:type="paragraph" w:styleId="Heading1">
    <w:name w:val="heading 1"/>
    <w:basedOn w:val="Normal"/>
    <w:next w:val="Normal"/>
    <w:link w:val="Heading1Char"/>
    <w:uiPriority w:val="9"/>
    <w:qFormat/>
    <w:rsid w:val="00DE0625"/>
    <w:pPr>
      <w:keepNext/>
      <w:numPr>
        <w:numId w:val="3"/>
      </w:numPr>
      <w:pBdr>
        <w:top w:val="single" w:sz="24" w:space="0" w:color="F96A1B" w:themeColor="accent2" w:shadow="1"/>
        <w:left w:val="single" w:sz="24" w:space="0" w:color="F96A1B" w:themeColor="accent2" w:shadow="1"/>
        <w:bottom w:val="single" w:sz="24" w:space="0" w:color="F96A1B" w:themeColor="accent2" w:shadow="1"/>
        <w:right w:val="single" w:sz="24" w:space="0" w:color="F96A1B" w:themeColor="accent2" w:shadow="1"/>
      </w:pBdr>
      <w:shd w:val="clear" w:color="auto" w:fill="F96A1B" w:themeFill="accent2"/>
      <w:spacing w:after="0"/>
      <w:outlineLvl w:val="0"/>
    </w:pPr>
    <w:rPr>
      <w:bCs/>
      <w:color w:val="FFFFFF" w:themeColor="background1"/>
      <w:spacing w:val="15"/>
      <w:sz w:val="40"/>
      <w:szCs w:val="22"/>
    </w:rPr>
  </w:style>
  <w:style w:type="paragraph" w:styleId="Heading2">
    <w:name w:val="heading 2"/>
    <w:basedOn w:val="Normal"/>
    <w:next w:val="Normal"/>
    <w:link w:val="Heading2Char"/>
    <w:uiPriority w:val="9"/>
    <w:unhideWhenUsed/>
    <w:qFormat/>
    <w:rsid w:val="00DE0625"/>
    <w:pPr>
      <w:keepNext/>
      <w:numPr>
        <w:ilvl w:val="1"/>
        <w:numId w:val="3"/>
      </w:numPr>
      <w:pBdr>
        <w:top w:val="single" w:sz="24" w:space="0" w:color="808080" w:themeColor="background1" w:themeShade="80" w:shadow="1"/>
        <w:left w:val="single" w:sz="24" w:space="0" w:color="808080" w:themeColor="background1" w:themeShade="80" w:shadow="1"/>
        <w:bottom w:val="single" w:sz="24" w:space="0" w:color="808080" w:themeColor="background1" w:themeShade="80" w:shadow="1"/>
        <w:right w:val="single" w:sz="24" w:space="0" w:color="808080" w:themeColor="background1" w:themeShade="80" w:shadow="1"/>
      </w:pBdr>
      <w:shd w:val="clear" w:color="auto" w:fill="808080" w:themeFill="background1" w:themeFillShade="80"/>
      <w:spacing w:after="0"/>
      <w:outlineLvl w:val="1"/>
    </w:pPr>
    <w:rPr>
      <w:color w:val="FFFFFF" w:themeColor="background1"/>
      <w:spacing w:val="15"/>
      <w:sz w:val="28"/>
      <w:szCs w:val="22"/>
    </w:rPr>
  </w:style>
  <w:style w:type="paragraph" w:styleId="Heading3">
    <w:name w:val="heading 3"/>
    <w:basedOn w:val="Normal"/>
    <w:next w:val="Normal"/>
    <w:link w:val="Heading3Char"/>
    <w:uiPriority w:val="9"/>
    <w:unhideWhenUsed/>
    <w:qFormat/>
    <w:rsid w:val="00E265CF"/>
    <w:pPr>
      <w:keepNext/>
      <w:numPr>
        <w:ilvl w:val="2"/>
        <w:numId w:val="3"/>
      </w:numPr>
      <w:pBdr>
        <w:top w:val="single" w:sz="8" w:space="2" w:color="04506C" w:themeColor="accent3" w:themeShade="80"/>
        <w:left w:val="single" w:sz="8" w:space="2" w:color="04506C" w:themeColor="accent3" w:themeShade="80"/>
      </w:pBdr>
      <w:spacing w:before="300" w:after="0"/>
      <w:outlineLvl w:val="2"/>
    </w:pPr>
    <w:rPr>
      <w:spacing w:val="15"/>
      <w:sz w:val="24"/>
      <w:szCs w:val="22"/>
    </w:rPr>
  </w:style>
  <w:style w:type="paragraph" w:styleId="Heading4">
    <w:name w:val="heading 4"/>
    <w:basedOn w:val="Normal"/>
    <w:next w:val="Normal"/>
    <w:link w:val="Heading4Char"/>
    <w:uiPriority w:val="9"/>
    <w:unhideWhenUsed/>
    <w:qFormat/>
    <w:rsid w:val="00DE0625"/>
    <w:pPr>
      <w:keepNext/>
      <w:numPr>
        <w:ilvl w:val="3"/>
        <w:numId w:val="3"/>
      </w:numPr>
      <w:pBdr>
        <w:top w:val="dotted" w:sz="6" w:space="2" w:color="797B7E" w:themeColor="accent1"/>
        <w:left w:val="dotted" w:sz="6" w:space="2" w:color="797B7E" w:themeColor="accent1"/>
      </w:pBdr>
      <w:spacing w:before="300" w:after="0"/>
      <w:outlineLvl w:val="3"/>
    </w:pPr>
    <w:rPr>
      <w:color w:val="5A5C5E" w:themeColor="accent1" w:themeShade="BF"/>
      <w:spacing w:val="10"/>
      <w:sz w:val="24"/>
      <w:szCs w:val="22"/>
    </w:rPr>
  </w:style>
  <w:style w:type="paragraph" w:styleId="Heading5">
    <w:name w:val="heading 5"/>
    <w:basedOn w:val="Normal"/>
    <w:next w:val="Normal"/>
    <w:link w:val="Heading5Char"/>
    <w:uiPriority w:val="9"/>
    <w:semiHidden/>
    <w:unhideWhenUsed/>
    <w:qFormat/>
    <w:rsid w:val="00B42962"/>
    <w:pPr>
      <w:numPr>
        <w:ilvl w:val="4"/>
        <w:numId w:val="1"/>
      </w:numPr>
      <w:pBdr>
        <w:bottom w:val="single" w:sz="6" w:space="1" w:color="797B7E" w:themeColor="accent1"/>
      </w:pBdr>
      <w:spacing w:before="300" w:after="0"/>
      <w:outlineLvl w:val="4"/>
    </w:pPr>
    <w:rPr>
      <w:color w:val="5A5C5E" w:themeColor="accent1" w:themeShade="BF"/>
      <w:spacing w:val="10"/>
      <w:szCs w:val="22"/>
    </w:rPr>
  </w:style>
  <w:style w:type="paragraph" w:styleId="Heading6">
    <w:name w:val="heading 6"/>
    <w:basedOn w:val="Normal"/>
    <w:next w:val="Normal"/>
    <w:link w:val="Heading6Char"/>
    <w:uiPriority w:val="9"/>
    <w:semiHidden/>
    <w:unhideWhenUsed/>
    <w:qFormat/>
    <w:rsid w:val="00780711"/>
    <w:pPr>
      <w:numPr>
        <w:ilvl w:val="5"/>
        <w:numId w:val="1"/>
      </w:numPr>
      <w:pBdr>
        <w:bottom w:val="dotted" w:sz="6" w:space="1" w:color="797B7E" w:themeColor="accent1"/>
      </w:pBdr>
      <w:spacing w:before="300" w:after="0"/>
      <w:outlineLvl w:val="5"/>
    </w:pPr>
    <w:rPr>
      <w:caps/>
      <w:color w:val="5A5C5E" w:themeColor="accent1" w:themeShade="BF"/>
      <w:spacing w:val="10"/>
      <w:szCs w:val="22"/>
    </w:rPr>
  </w:style>
  <w:style w:type="paragraph" w:styleId="Heading7">
    <w:name w:val="heading 7"/>
    <w:basedOn w:val="Normal"/>
    <w:next w:val="Normal"/>
    <w:link w:val="Heading7Char"/>
    <w:uiPriority w:val="9"/>
    <w:semiHidden/>
    <w:unhideWhenUsed/>
    <w:qFormat/>
    <w:rsid w:val="00780711"/>
    <w:pPr>
      <w:numPr>
        <w:ilvl w:val="6"/>
        <w:numId w:val="1"/>
      </w:numPr>
      <w:spacing w:before="300" w:after="0"/>
      <w:outlineLvl w:val="6"/>
    </w:pPr>
    <w:rPr>
      <w:caps/>
      <w:color w:val="5A5C5E" w:themeColor="accent1" w:themeShade="BF"/>
      <w:spacing w:val="10"/>
      <w:szCs w:val="22"/>
    </w:rPr>
  </w:style>
  <w:style w:type="paragraph" w:styleId="Heading8">
    <w:name w:val="heading 8"/>
    <w:basedOn w:val="Normal"/>
    <w:next w:val="Normal"/>
    <w:link w:val="Heading8Char"/>
    <w:uiPriority w:val="9"/>
    <w:semiHidden/>
    <w:unhideWhenUsed/>
    <w:qFormat/>
    <w:rsid w:val="00780711"/>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80711"/>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80711"/>
    <w:pPr>
      <w:spacing w:before="0" w:after="0" w:line="240" w:lineRule="auto"/>
    </w:pPr>
  </w:style>
  <w:style w:type="character" w:customStyle="1" w:styleId="Heading1Char">
    <w:name w:val="Heading 1 Char"/>
    <w:basedOn w:val="DefaultParagraphFont"/>
    <w:link w:val="Heading1"/>
    <w:uiPriority w:val="9"/>
    <w:rsid w:val="00DE0625"/>
    <w:rPr>
      <w:rFonts w:ascii="Tahoma" w:hAnsi="Tahoma"/>
      <w:bCs/>
      <w:color w:val="FFFFFF" w:themeColor="background1"/>
      <w:spacing w:val="15"/>
      <w:sz w:val="40"/>
      <w:shd w:val="clear" w:color="auto" w:fill="F96A1B" w:themeFill="accent2"/>
    </w:rPr>
  </w:style>
  <w:style w:type="character" w:customStyle="1" w:styleId="Heading2Char">
    <w:name w:val="Heading 2 Char"/>
    <w:basedOn w:val="DefaultParagraphFont"/>
    <w:link w:val="Heading2"/>
    <w:uiPriority w:val="9"/>
    <w:rsid w:val="00DE0625"/>
    <w:rPr>
      <w:rFonts w:ascii="Tahoma" w:hAnsi="Tahoma"/>
      <w:color w:val="FFFFFF" w:themeColor="background1"/>
      <w:spacing w:val="15"/>
      <w:sz w:val="28"/>
      <w:shd w:val="clear" w:color="auto" w:fill="808080" w:themeFill="background1" w:themeFillShade="80"/>
    </w:rPr>
  </w:style>
  <w:style w:type="character" w:customStyle="1" w:styleId="Heading3Char">
    <w:name w:val="Heading 3 Char"/>
    <w:basedOn w:val="DefaultParagraphFont"/>
    <w:link w:val="Heading3"/>
    <w:uiPriority w:val="9"/>
    <w:rsid w:val="00E265CF"/>
    <w:rPr>
      <w:rFonts w:ascii="Tahoma" w:hAnsi="Tahoma"/>
      <w:spacing w:val="15"/>
      <w:sz w:val="24"/>
    </w:rPr>
  </w:style>
  <w:style w:type="character" w:customStyle="1" w:styleId="Heading4Char">
    <w:name w:val="Heading 4 Char"/>
    <w:basedOn w:val="DefaultParagraphFont"/>
    <w:link w:val="Heading4"/>
    <w:uiPriority w:val="9"/>
    <w:rsid w:val="00DE0625"/>
    <w:rPr>
      <w:rFonts w:ascii="Tahoma" w:hAnsi="Tahoma"/>
      <w:color w:val="5A5C5E" w:themeColor="accent1" w:themeShade="BF"/>
      <w:spacing w:val="10"/>
      <w:sz w:val="24"/>
    </w:rPr>
  </w:style>
  <w:style w:type="character" w:customStyle="1" w:styleId="Heading5Char">
    <w:name w:val="Heading 5 Char"/>
    <w:basedOn w:val="DefaultParagraphFont"/>
    <w:link w:val="Heading5"/>
    <w:uiPriority w:val="9"/>
    <w:semiHidden/>
    <w:rsid w:val="00B42962"/>
    <w:rPr>
      <w:rFonts w:ascii="Tahoma" w:hAnsi="Tahoma"/>
      <w:color w:val="5A5C5E" w:themeColor="accent1" w:themeShade="BF"/>
      <w:spacing w:val="10"/>
    </w:rPr>
  </w:style>
  <w:style w:type="character" w:customStyle="1" w:styleId="Heading6Char">
    <w:name w:val="Heading 6 Char"/>
    <w:basedOn w:val="DefaultParagraphFont"/>
    <w:link w:val="Heading6"/>
    <w:uiPriority w:val="9"/>
    <w:semiHidden/>
    <w:rsid w:val="00780711"/>
    <w:rPr>
      <w:rFonts w:ascii="Tahoma" w:hAnsi="Tahoma"/>
      <w:caps/>
      <w:color w:val="5A5C5E" w:themeColor="accent1" w:themeShade="BF"/>
      <w:spacing w:val="10"/>
    </w:rPr>
  </w:style>
  <w:style w:type="character" w:customStyle="1" w:styleId="Heading7Char">
    <w:name w:val="Heading 7 Char"/>
    <w:basedOn w:val="DefaultParagraphFont"/>
    <w:link w:val="Heading7"/>
    <w:uiPriority w:val="9"/>
    <w:semiHidden/>
    <w:rsid w:val="00780711"/>
    <w:rPr>
      <w:rFonts w:ascii="Tahoma" w:hAnsi="Tahoma"/>
      <w:caps/>
      <w:color w:val="5A5C5E" w:themeColor="accent1" w:themeShade="BF"/>
      <w:spacing w:val="10"/>
    </w:rPr>
  </w:style>
  <w:style w:type="character" w:customStyle="1" w:styleId="Heading8Char">
    <w:name w:val="Heading 8 Char"/>
    <w:basedOn w:val="DefaultParagraphFont"/>
    <w:link w:val="Heading8"/>
    <w:uiPriority w:val="9"/>
    <w:semiHidden/>
    <w:rsid w:val="00780711"/>
    <w:rPr>
      <w:rFonts w:ascii="Tahoma" w:hAnsi="Tahoma"/>
      <w:caps/>
      <w:spacing w:val="10"/>
      <w:sz w:val="18"/>
      <w:szCs w:val="18"/>
    </w:rPr>
  </w:style>
  <w:style w:type="character" w:customStyle="1" w:styleId="Heading9Char">
    <w:name w:val="Heading 9 Char"/>
    <w:basedOn w:val="DefaultParagraphFont"/>
    <w:link w:val="Heading9"/>
    <w:uiPriority w:val="9"/>
    <w:semiHidden/>
    <w:rsid w:val="00780711"/>
    <w:rPr>
      <w:rFonts w:ascii="Tahoma" w:hAnsi="Tahoma"/>
      <w:i/>
      <w:caps/>
      <w:spacing w:val="10"/>
      <w:sz w:val="18"/>
      <w:szCs w:val="18"/>
    </w:rPr>
  </w:style>
  <w:style w:type="paragraph" w:styleId="Caption">
    <w:name w:val="caption"/>
    <w:basedOn w:val="Normal"/>
    <w:next w:val="Normal"/>
    <w:uiPriority w:val="35"/>
    <w:unhideWhenUsed/>
    <w:qFormat/>
    <w:rsid w:val="00780711"/>
    <w:rPr>
      <w:b/>
      <w:bCs/>
      <w:color w:val="5A5C5E" w:themeColor="accent1" w:themeShade="BF"/>
      <w:sz w:val="16"/>
      <w:szCs w:val="16"/>
    </w:rPr>
  </w:style>
  <w:style w:type="paragraph" w:styleId="Title">
    <w:name w:val="Title"/>
    <w:basedOn w:val="Normal"/>
    <w:next w:val="Normal"/>
    <w:link w:val="TitleChar"/>
    <w:uiPriority w:val="10"/>
    <w:qFormat/>
    <w:rsid w:val="005D3FFB"/>
    <w:pPr>
      <w:spacing w:before="720"/>
    </w:pPr>
    <w:rPr>
      <w:caps/>
      <w:color w:val="797B7E" w:themeColor="accent1"/>
      <w:spacing w:val="10"/>
      <w:kern w:val="28"/>
      <w:sz w:val="72"/>
      <w:szCs w:val="52"/>
    </w:rPr>
  </w:style>
  <w:style w:type="character" w:customStyle="1" w:styleId="TitleChar">
    <w:name w:val="Title Char"/>
    <w:basedOn w:val="DefaultParagraphFont"/>
    <w:link w:val="Title"/>
    <w:uiPriority w:val="10"/>
    <w:rsid w:val="005D3FFB"/>
    <w:rPr>
      <w:caps/>
      <w:color w:val="797B7E" w:themeColor="accent1"/>
      <w:spacing w:val="10"/>
      <w:kern w:val="28"/>
      <w:sz w:val="72"/>
      <w:szCs w:val="52"/>
    </w:rPr>
  </w:style>
  <w:style w:type="paragraph" w:styleId="Subtitle">
    <w:name w:val="Subtitle"/>
    <w:basedOn w:val="Normal"/>
    <w:next w:val="Normal"/>
    <w:link w:val="SubtitleChar"/>
    <w:uiPriority w:val="11"/>
    <w:qFormat/>
    <w:rsid w:val="008E3CC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E3CCC"/>
    <w:rPr>
      <w:rFonts w:ascii="Tahoma" w:hAnsi="Tahoma"/>
      <w:caps/>
      <w:color w:val="595959" w:themeColor="text1" w:themeTint="A6"/>
      <w:spacing w:val="10"/>
      <w:sz w:val="24"/>
      <w:szCs w:val="24"/>
    </w:rPr>
  </w:style>
  <w:style w:type="character" w:styleId="Strong">
    <w:name w:val="Strong"/>
    <w:uiPriority w:val="22"/>
    <w:qFormat/>
    <w:rsid w:val="00780711"/>
    <w:rPr>
      <w:b/>
      <w:bCs/>
    </w:rPr>
  </w:style>
  <w:style w:type="character" w:styleId="Emphasis">
    <w:name w:val="Emphasis"/>
    <w:uiPriority w:val="20"/>
    <w:qFormat/>
    <w:rsid w:val="00780711"/>
    <w:rPr>
      <w:caps/>
      <w:color w:val="3C3D3E" w:themeColor="accent1" w:themeShade="7F"/>
      <w:spacing w:val="5"/>
    </w:rPr>
  </w:style>
  <w:style w:type="character" w:customStyle="1" w:styleId="NoSpacingChar">
    <w:name w:val="No Spacing Char"/>
    <w:basedOn w:val="DefaultParagraphFont"/>
    <w:link w:val="NoSpacing"/>
    <w:uiPriority w:val="1"/>
    <w:rsid w:val="00780711"/>
    <w:rPr>
      <w:sz w:val="20"/>
      <w:szCs w:val="20"/>
    </w:rPr>
  </w:style>
  <w:style w:type="paragraph" w:styleId="ListParagraph">
    <w:name w:val="List Paragraph"/>
    <w:basedOn w:val="Normal"/>
    <w:link w:val="ListParagraphChar"/>
    <w:uiPriority w:val="34"/>
    <w:qFormat/>
    <w:rsid w:val="00780711"/>
    <w:pPr>
      <w:ind w:left="720"/>
      <w:contextualSpacing/>
    </w:pPr>
  </w:style>
  <w:style w:type="paragraph" w:styleId="Quote">
    <w:name w:val="Quote"/>
    <w:basedOn w:val="Normal"/>
    <w:next w:val="Normal"/>
    <w:link w:val="QuoteChar"/>
    <w:uiPriority w:val="29"/>
    <w:qFormat/>
    <w:rsid w:val="00780711"/>
    <w:rPr>
      <w:i/>
      <w:iCs/>
    </w:rPr>
  </w:style>
  <w:style w:type="character" w:customStyle="1" w:styleId="QuoteChar">
    <w:name w:val="Quote Char"/>
    <w:basedOn w:val="DefaultParagraphFont"/>
    <w:link w:val="Quote"/>
    <w:uiPriority w:val="29"/>
    <w:rsid w:val="00780711"/>
    <w:rPr>
      <w:i/>
      <w:iCs/>
      <w:sz w:val="20"/>
      <w:szCs w:val="20"/>
    </w:rPr>
  </w:style>
  <w:style w:type="paragraph" w:styleId="IntenseQuote">
    <w:name w:val="Intense Quote"/>
    <w:basedOn w:val="Normal"/>
    <w:next w:val="Normal"/>
    <w:link w:val="IntenseQuoteChar"/>
    <w:uiPriority w:val="30"/>
    <w:qFormat/>
    <w:rsid w:val="00780711"/>
    <w:pPr>
      <w:pBdr>
        <w:top w:val="single" w:sz="4" w:space="10" w:color="797B7E" w:themeColor="accent1"/>
        <w:left w:val="single" w:sz="4" w:space="10" w:color="797B7E" w:themeColor="accent1"/>
      </w:pBdr>
      <w:spacing w:after="0"/>
      <w:ind w:left="1296" w:right="1152"/>
      <w:jc w:val="both"/>
    </w:pPr>
    <w:rPr>
      <w:i/>
      <w:iCs/>
      <w:color w:val="797B7E" w:themeColor="accent1"/>
    </w:rPr>
  </w:style>
  <w:style w:type="character" w:customStyle="1" w:styleId="IntenseQuoteChar">
    <w:name w:val="Intense Quote Char"/>
    <w:basedOn w:val="DefaultParagraphFont"/>
    <w:link w:val="IntenseQuote"/>
    <w:uiPriority w:val="30"/>
    <w:rsid w:val="00780711"/>
    <w:rPr>
      <w:i/>
      <w:iCs/>
      <w:color w:val="797B7E" w:themeColor="accent1"/>
      <w:sz w:val="20"/>
      <w:szCs w:val="20"/>
    </w:rPr>
  </w:style>
  <w:style w:type="character" w:styleId="SubtleEmphasis">
    <w:name w:val="Subtle Emphasis"/>
    <w:uiPriority w:val="19"/>
    <w:qFormat/>
    <w:rsid w:val="00780711"/>
    <w:rPr>
      <w:i/>
      <w:iCs/>
      <w:color w:val="3C3D3E" w:themeColor="accent1" w:themeShade="7F"/>
    </w:rPr>
  </w:style>
  <w:style w:type="character" w:styleId="IntenseEmphasis">
    <w:name w:val="Intense Emphasis"/>
    <w:uiPriority w:val="21"/>
    <w:qFormat/>
    <w:rsid w:val="00780711"/>
    <w:rPr>
      <w:b/>
      <w:bCs/>
      <w:caps/>
      <w:color w:val="3C3D3E" w:themeColor="accent1" w:themeShade="7F"/>
      <w:spacing w:val="10"/>
    </w:rPr>
  </w:style>
  <w:style w:type="character" w:styleId="SubtleReference">
    <w:name w:val="Subtle Reference"/>
    <w:uiPriority w:val="31"/>
    <w:qFormat/>
    <w:rsid w:val="00780711"/>
    <w:rPr>
      <w:b/>
      <w:bCs/>
      <w:color w:val="797B7E" w:themeColor="accent1"/>
    </w:rPr>
  </w:style>
  <w:style w:type="character" w:styleId="IntenseReference">
    <w:name w:val="Intense Reference"/>
    <w:uiPriority w:val="32"/>
    <w:qFormat/>
    <w:rsid w:val="00780711"/>
    <w:rPr>
      <w:b/>
      <w:bCs/>
      <w:i/>
      <w:iCs/>
      <w:caps/>
      <w:color w:val="797B7E" w:themeColor="accent1"/>
    </w:rPr>
  </w:style>
  <w:style w:type="character" w:styleId="BookTitle">
    <w:name w:val="Book Title"/>
    <w:uiPriority w:val="33"/>
    <w:qFormat/>
    <w:rsid w:val="00780711"/>
    <w:rPr>
      <w:b/>
      <w:bCs/>
      <w:i/>
      <w:iCs/>
      <w:spacing w:val="9"/>
    </w:rPr>
  </w:style>
  <w:style w:type="paragraph" w:styleId="TOCHeading">
    <w:name w:val="TOC Heading"/>
    <w:basedOn w:val="Heading1"/>
    <w:next w:val="Normal"/>
    <w:uiPriority w:val="39"/>
    <w:semiHidden/>
    <w:unhideWhenUsed/>
    <w:qFormat/>
    <w:rsid w:val="00780711"/>
    <w:pPr>
      <w:outlineLvl w:val="9"/>
    </w:pPr>
    <w:rPr>
      <w:lang w:bidi="en-US"/>
    </w:rPr>
  </w:style>
  <w:style w:type="paragraph" w:styleId="Header">
    <w:name w:val="header"/>
    <w:basedOn w:val="Normal"/>
    <w:link w:val="HeaderChar"/>
    <w:uiPriority w:val="99"/>
    <w:unhideWhenUsed/>
    <w:rsid w:val="00B254D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254D1"/>
    <w:rPr>
      <w:sz w:val="20"/>
      <w:szCs w:val="20"/>
    </w:rPr>
  </w:style>
  <w:style w:type="paragraph" w:styleId="Footer">
    <w:name w:val="footer"/>
    <w:basedOn w:val="Normal"/>
    <w:link w:val="FooterChar"/>
    <w:uiPriority w:val="99"/>
    <w:unhideWhenUsed/>
    <w:rsid w:val="00B254D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254D1"/>
    <w:rPr>
      <w:sz w:val="20"/>
      <w:szCs w:val="20"/>
    </w:rPr>
  </w:style>
  <w:style w:type="paragraph" w:styleId="BalloonText">
    <w:name w:val="Balloon Text"/>
    <w:basedOn w:val="Normal"/>
    <w:link w:val="BalloonTextChar"/>
    <w:uiPriority w:val="99"/>
    <w:semiHidden/>
    <w:unhideWhenUsed/>
    <w:rsid w:val="00B254D1"/>
    <w:pPr>
      <w:spacing w:before="0"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B254D1"/>
    <w:rPr>
      <w:rFonts w:ascii="Tahoma" w:hAnsi="Tahoma" w:cs="Tahoma"/>
      <w:sz w:val="16"/>
      <w:szCs w:val="16"/>
    </w:rPr>
  </w:style>
  <w:style w:type="table" w:styleId="TableGrid">
    <w:name w:val="Table Grid"/>
    <w:basedOn w:val="TableNormal"/>
    <w:uiPriority w:val="59"/>
    <w:rsid w:val="009224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2">
    <w:name w:val="Medium Shading 1 Accent 2"/>
    <w:basedOn w:val="TableNormal"/>
    <w:uiPriority w:val="63"/>
    <w:rsid w:val="00922444"/>
    <w:pPr>
      <w:spacing w:before="0" w:after="0" w:line="240" w:lineRule="auto"/>
    </w:pPr>
    <w:tblPr>
      <w:tblStyleRowBandSize w:val="1"/>
      <w:tblStyleColBandSize w:val="1"/>
      <w:tblBorders>
        <w:top w:val="single" w:sz="8" w:space="0" w:color="FA8E54" w:themeColor="accent2" w:themeTint="BF"/>
        <w:left w:val="single" w:sz="8" w:space="0" w:color="FA8E54" w:themeColor="accent2" w:themeTint="BF"/>
        <w:bottom w:val="single" w:sz="8" w:space="0" w:color="FA8E54" w:themeColor="accent2" w:themeTint="BF"/>
        <w:right w:val="single" w:sz="8" w:space="0" w:color="FA8E54" w:themeColor="accent2" w:themeTint="BF"/>
        <w:insideH w:val="single" w:sz="8" w:space="0" w:color="FA8E54" w:themeColor="accent2" w:themeTint="BF"/>
      </w:tblBorders>
    </w:tblPr>
    <w:tblStylePr w:type="firstRow">
      <w:pPr>
        <w:spacing w:before="0" w:after="0" w:line="240" w:lineRule="auto"/>
      </w:pPr>
      <w:rPr>
        <w:b/>
        <w:bCs/>
        <w:color w:val="FFFFFF" w:themeColor="background1"/>
      </w:rPr>
      <w:tblPr/>
      <w:tcPr>
        <w:tcBorders>
          <w:top w:val="single" w:sz="8" w:space="0" w:color="FA8E54" w:themeColor="accent2" w:themeTint="BF"/>
          <w:left w:val="single" w:sz="8" w:space="0" w:color="FA8E54" w:themeColor="accent2" w:themeTint="BF"/>
          <w:bottom w:val="single" w:sz="8" w:space="0" w:color="FA8E54" w:themeColor="accent2" w:themeTint="BF"/>
          <w:right w:val="single" w:sz="8" w:space="0" w:color="FA8E54" w:themeColor="accent2" w:themeTint="BF"/>
          <w:insideH w:val="nil"/>
          <w:insideV w:val="nil"/>
        </w:tcBorders>
        <w:shd w:val="clear" w:color="auto" w:fill="F96A1B" w:themeFill="accent2"/>
      </w:tcPr>
    </w:tblStylePr>
    <w:tblStylePr w:type="lastRow">
      <w:pPr>
        <w:spacing w:before="0" w:after="0" w:line="240" w:lineRule="auto"/>
      </w:pPr>
      <w:rPr>
        <w:b/>
        <w:bCs/>
      </w:rPr>
      <w:tblPr/>
      <w:tcPr>
        <w:tcBorders>
          <w:top w:val="double" w:sz="6" w:space="0" w:color="FA8E54" w:themeColor="accent2" w:themeTint="BF"/>
          <w:left w:val="single" w:sz="8" w:space="0" w:color="FA8E54" w:themeColor="accent2" w:themeTint="BF"/>
          <w:bottom w:val="single" w:sz="8" w:space="0" w:color="FA8E54" w:themeColor="accent2" w:themeTint="BF"/>
          <w:right w:val="single" w:sz="8" w:space="0" w:color="FA8E5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DD9C6" w:themeFill="accent2" w:themeFillTint="3F"/>
      </w:tcPr>
    </w:tblStylePr>
    <w:tblStylePr w:type="band1Horz">
      <w:tblPr/>
      <w:tcPr>
        <w:tcBorders>
          <w:insideH w:val="nil"/>
          <w:insideV w:val="nil"/>
        </w:tcBorders>
        <w:shd w:val="clear" w:color="auto" w:fill="FDD9C6" w:themeFill="accent2" w:themeFillTint="3F"/>
      </w:tcPr>
    </w:tblStylePr>
    <w:tblStylePr w:type="band2Horz">
      <w:tblPr/>
      <w:tcPr>
        <w:tcBorders>
          <w:insideH w:val="nil"/>
          <w:insideV w:val="nil"/>
        </w:tcBorders>
      </w:tcPr>
    </w:tblStylePr>
  </w:style>
  <w:style w:type="table" w:customStyle="1" w:styleId="WhitePaperTables">
    <w:name w:val="WhitePaper Tables"/>
    <w:basedOn w:val="TableNormal"/>
    <w:uiPriority w:val="99"/>
    <w:rsid w:val="00922444"/>
    <w:pPr>
      <w:spacing w:before="0" w:after="0" w:line="240" w:lineRule="auto"/>
    </w:pPr>
    <w:tblPr>
      <w:tblStyleRowBandSize w:val="1"/>
      <w:jc w:val="center"/>
      <w:tblBorders>
        <w:top w:val="single" w:sz="18" w:space="0" w:color="04506C" w:themeColor="accent3" w:themeShade="80"/>
        <w:left w:val="single" w:sz="18" w:space="0" w:color="04506C" w:themeColor="accent3" w:themeShade="80"/>
        <w:bottom w:val="single" w:sz="18" w:space="0" w:color="04506C" w:themeColor="accent3" w:themeShade="80"/>
        <w:right w:val="single" w:sz="18" w:space="0" w:color="04506C" w:themeColor="accent3" w:themeShade="80"/>
        <w:insideH w:val="single" w:sz="6" w:space="0" w:color="04506C" w:themeColor="accent3" w:themeShade="80"/>
        <w:insideV w:val="single" w:sz="6" w:space="0" w:color="04506C" w:themeColor="accent3" w:themeShade="80"/>
      </w:tblBorders>
    </w:tblPr>
    <w:trPr>
      <w:jc w:val="center"/>
    </w:trPr>
    <w:tcPr>
      <w:shd w:val="clear" w:color="auto" w:fill="auto"/>
    </w:tcPr>
    <w:tblStylePr w:type="firstRow">
      <w:rPr>
        <w:b/>
        <w:color w:val="FFFFFF" w:themeColor="background1"/>
      </w:rPr>
      <w:tblPr/>
      <w:tcPr>
        <w:shd w:val="clear" w:color="auto" w:fill="3C526E" w:themeFill="accent6" w:themeFillShade="BF"/>
      </w:tcPr>
    </w:tblStylePr>
    <w:tblStylePr w:type="band1Horz">
      <w:tblPr/>
      <w:tcPr>
        <w:shd w:val="clear" w:color="auto" w:fill="DAE1EB" w:themeFill="accent6" w:themeFillTint="33"/>
      </w:tcPr>
    </w:tblStylePr>
  </w:style>
  <w:style w:type="table" w:customStyle="1" w:styleId="SystemSpecTable1">
    <w:name w:val="SystemSpec Table 1"/>
    <w:basedOn w:val="WhitePaperTables"/>
    <w:uiPriority w:val="99"/>
    <w:rsid w:val="005F28B7"/>
    <w:rPr>
      <w:rFonts w:ascii="Tahoma" w:hAnsi="Tahoma"/>
    </w:rPr>
    <w:tblPr>
      <w:tblBorders>
        <w:top w:val="single" w:sz="24" w:space="0" w:color="F96A1B" w:themeColor="accent2"/>
        <w:left w:val="single" w:sz="24" w:space="0" w:color="F96A1B" w:themeColor="accent2"/>
        <w:bottom w:val="single" w:sz="24" w:space="0" w:color="F96A1B" w:themeColor="accent2"/>
        <w:right w:val="single" w:sz="24" w:space="0" w:color="F96A1B" w:themeColor="accent2"/>
        <w:insideH w:val="single" w:sz="6" w:space="0" w:color="F96A1B" w:themeColor="accent2"/>
        <w:insideV w:val="single" w:sz="6" w:space="0" w:color="F96A1B" w:themeColor="accent2"/>
      </w:tblBorders>
    </w:tblPr>
    <w:trPr>
      <w:cantSplit/>
    </w:trPr>
    <w:tcPr>
      <w:shd w:val="clear" w:color="auto" w:fill="auto"/>
    </w:tcPr>
    <w:tblStylePr w:type="firstRow">
      <w:rPr>
        <w:b/>
        <w:color w:val="FFFFFF" w:themeColor="background1"/>
      </w:rPr>
      <w:tblPr/>
      <w:tcPr>
        <w:shd w:val="clear" w:color="auto" w:fill="F96A1B" w:themeFill="accent2"/>
      </w:tcPr>
    </w:tblStylePr>
    <w:tblStylePr w:type="band1Horz">
      <w:tblPr/>
      <w:tcPr>
        <w:shd w:val="clear" w:color="auto" w:fill="D9D9D9" w:themeFill="background1" w:themeFillShade="D9"/>
      </w:tcPr>
    </w:tblStylePr>
  </w:style>
  <w:style w:type="paragraph" w:styleId="TOC1">
    <w:name w:val="toc 1"/>
    <w:basedOn w:val="Normal"/>
    <w:next w:val="Normal"/>
    <w:autoRedefine/>
    <w:uiPriority w:val="39"/>
    <w:unhideWhenUsed/>
    <w:qFormat/>
    <w:rsid w:val="00D45A06"/>
    <w:pPr>
      <w:tabs>
        <w:tab w:val="left" w:pos="440"/>
        <w:tab w:val="right" w:leader="dot" w:pos="9350"/>
      </w:tabs>
      <w:spacing w:after="100" w:line="240" w:lineRule="auto"/>
    </w:pPr>
  </w:style>
  <w:style w:type="paragraph" w:styleId="TOC2">
    <w:name w:val="toc 2"/>
    <w:basedOn w:val="Normal"/>
    <w:next w:val="Normal"/>
    <w:autoRedefine/>
    <w:uiPriority w:val="39"/>
    <w:unhideWhenUsed/>
    <w:qFormat/>
    <w:rsid w:val="0022448B"/>
    <w:pPr>
      <w:tabs>
        <w:tab w:val="left" w:pos="1100"/>
        <w:tab w:val="right" w:leader="dot" w:pos="9350"/>
      </w:tabs>
      <w:spacing w:after="100" w:line="240" w:lineRule="auto"/>
      <w:ind w:left="220"/>
    </w:pPr>
  </w:style>
  <w:style w:type="paragraph" w:styleId="TOC3">
    <w:name w:val="toc 3"/>
    <w:basedOn w:val="Normal"/>
    <w:next w:val="Normal"/>
    <w:autoRedefine/>
    <w:uiPriority w:val="39"/>
    <w:unhideWhenUsed/>
    <w:qFormat/>
    <w:rsid w:val="008E3CCC"/>
    <w:pPr>
      <w:spacing w:after="100"/>
      <w:ind w:left="440"/>
    </w:pPr>
  </w:style>
  <w:style w:type="character" w:styleId="Hyperlink">
    <w:name w:val="Hyperlink"/>
    <w:basedOn w:val="DefaultParagraphFont"/>
    <w:uiPriority w:val="99"/>
    <w:unhideWhenUsed/>
    <w:rsid w:val="008E3CCC"/>
    <w:rPr>
      <w:color w:val="5F5F5F" w:themeColor="hyperlink"/>
      <w:u w:val="single"/>
    </w:rPr>
  </w:style>
  <w:style w:type="paragraph" w:customStyle="1" w:styleId="Requirement">
    <w:name w:val="Requirement"/>
    <w:basedOn w:val="Normal"/>
    <w:link w:val="RequirementChar"/>
    <w:qFormat/>
    <w:rsid w:val="00475684"/>
    <w:pPr>
      <w:ind w:left="720"/>
    </w:pPr>
  </w:style>
  <w:style w:type="paragraph" w:customStyle="1" w:styleId="UseCaseTitle">
    <w:name w:val="Use Case Title"/>
    <w:basedOn w:val="Normal"/>
    <w:link w:val="UseCaseTitleChar"/>
    <w:qFormat/>
    <w:rsid w:val="0055350D"/>
    <w:rPr>
      <w:b/>
    </w:rPr>
  </w:style>
  <w:style w:type="character" w:customStyle="1" w:styleId="UseCaseTitleChar">
    <w:name w:val="Use Case Title Char"/>
    <w:basedOn w:val="DefaultParagraphFont"/>
    <w:link w:val="UseCaseTitle"/>
    <w:rsid w:val="0055350D"/>
    <w:rPr>
      <w:rFonts w:ascii="Tahoma" w:hAnsi="Tahoma"/>
      <w:b/>
      <w:szCs w:val="20"/>
    </w:rPr>
  </w:style>
  <w:style w:type="paragraph" w:styleId="TableofFigures">
    <w:name w:val="table of figures"/>
    <w:basedOn w:val="Normal"/>
    <w:next w:val="Normal"/>
    <w:uiPriority w:val="99"/>
    <w:unhideWhenUsed/>
    <w:rsid w:val="00D62DA6"/>
    <w:pPr>
      <w:spacing w:after="0"/>
    </w:pPr>
  </w:style>
  <w:style w:type="paragraph" w:customStyle="1" w:styleId="TableofContents">
    <w:name w:val="Table of Contents"/>
    <w:basedOn w:val="Normal"/>
    <w:link w:val="TableofContentsChar"/>
    <w:rsid w:val="00970456"/>
  </w:style>
  <w:style w:type="numbering" w:customStyle="1" w:styleId="Style1">
    <w:name w:val="Style1"/>
    <w:uiPriority w:val="99"/>
    <w:rsid w:val="00473C5F"/>
    <w:pPr>
      <w:numPr>
        <w:numId w:val="2"/>
      </w:numPr>
    </w:pPr>
  </w:style>
  <w:style w:type="character" w:customStyle="1" w:styleId="TableofContentsChar">
    <w:name w:val="Table of Contents Char"/>
    <w:basedOn w:val="DefaultParagraphFont"/>
    <w:link w:val="TableofContents"/>
    <w:rsid w:val="00970456"/>
    <w:rPr>
      <w:rFonts w:ascii="Tahoma" w:hAnsi="Tahoma"/>
      <w:szCs w:val="20"/>
    </w:rPr>
  </w:style>
  <w:style w:type="table" w:styleId="LightList-Accent2">
    <w:name w:val="Light List Accent 2"/>
    <w:basedOn w:val="TableNormal"/>
    <w:uiPriority w:val="61"/>
    <w:rsid w:val="007C383E"/>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tblBorders>
    </w:tblPr>
    <w:tblStylePr w:type="firstRow">
      <w:pPr>
        <w:spacing w:before="0" w:after="0" w:line="240" w:lineRule="auto"/>
      </w:pPr>
      <w:rPr>
        <w:b/>
        <w:bCs/>
        <w:color w:val="FFFFFF" w:themeColor="background1"/>
      </w:rPr>
      <w:tblPr/>
      <w:tcPr>
        <w:shd w:val="clear" w:color="auto" w:fill="F96A1B" w:themeFill="accent2"/>
      </w:tcPr>
    </w:tblStylePr>
    <w:tblStylePr w:type="lastRow">
      <w:pPr>
        <w:spacing w:before="0" w:after="0" w:line="240" w:lineRule="auto"/>
      </w:pPr>
      <w:rPr>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tcBorders>
      </w:tcPr>
    </w:tblStylePr>
    <w:tblStylePr w:type="firstCol">
      <w:rPr>
        <w:b/>
        <w:bCs/>
      </w:rPr>
    </w:tblStylePr>
    <w:tblStylePr w:type="lastCol">
      <w:rPr>
        <w:b/>
        <w:bCs/>
      </w:r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style>
  <w:style w:type="table" w:customStyle="1" w:styleId="FrontCoverTables">
    <w:name w:val="Front Cover Tables"/>
    <w:basedOn w:val="SystemSpecTable1"/>
    <w:uiPriority w:val="99"/>
    <w:rsid w:val="005F28B7"/>
    <w:tblPr/>
    <w:tcPr>
      <w:shd w:val="clear" w:color="auto" w:fill="auto"/>
    </w:tcPr>
    <w:tblStylePr w:type="firstRow">
      <w:pPr>
        <w:jc w:val="left"/>
      </w:pPr>
      <w:rPr>
        <w:b w:val="0"/>
        <w:color w:val="FFFFFF" w:themeColor="background1"/>
      </w:rPr>
      <w:tblPr/>
      <w:tcPr>
        <w:shd w:val="clear" w:color="auto" w:fill="F96A1B" w:themeFill="accent2"/>
      </w:tcPr>
    </w:tblStylePr>
    <w:tblStylePr w:type="firstCol">
      <w:rPr>
        <w:b/>
        <w:color w:val="FFFFFF" w:themeColor="background1"/>
      </w:rPr>
      <w:tblPr/>
      <w:tcPr>
        <w:shd w:val="clear" w:color="auto" w:fill="F96A1B" w:themeFill="accent2"/>
      </w:tcPr>
    </w:tblStylePr>
    <w:tblStylePr w:type="band1Horz">
      <w:tblPr/>
      <w:tcPr>
        <w:shd w:val="clear" w:color="auto" w:fill="D9D9D9" w:themeFill="background1" w:themeFillShade="D9"/>
      </w:tcPr>
    </w:tblStylePr>
    <w:tblStylePr w:type="nwCell">
      <w:rPr>
        <w:b/>
        <w:color w:val="FFFFFF" w:themeColor="background1"/>
      </w:rPr>
    </w:tblStylePr>
  </w:style>
  <w:style w:type="paragraph" w:customStyle="1" w:styleId="TableofContentsBody">
    <w:name w:val="Table of Contents Body"/>
    <w:basedOn w:val="Normal"/>
    <w:link w:val="TableofContentsBodyChar"/>
    <w:qFormat/>
    <w:rsid w:val="000E21AE"/>
    <w:pPr>
      <w:pBdr>
        <w:top w:val="single" w:sz="24" w:space="1" w:color="auto"/>
        <w:left w:val="single" w:sz="24" w:space="4" w:color="auto"/>
        <w:bottom w:val="single" w:sz="24" w:space="1" w:color="auto"/>
        <w:right w:val="single" w:sz="24" w:space="4" w:color="auto"/>
      </w:pBdr>
      <w:shd w:val="clear" w:color="auto" w:fill="B5C4D7" w:themeFill="accent6" w:themeFillTint="66"/>
    </w:pPr>
  </w:style>
  <w:style w:type="paragraph" w:customStyle="1" w:styleId="TableofContentsTitle">
    <w:name w:val="Table of Contents Title"/>
    <w:basedOn w:val="Normal"/>
    <w:link w:val="TableofContentsTitleChar"/>
    <w:qFormat/>
    <w:rsid w:val="00DE0625"/>
    <w:pPr>
      <w:keepNext/>
      <w:pBdr>
        <w:top w:val="single" w:sz="24" w:space="1" w:color="F96A1B" w:themeColor="accent2" w:shadow="1"/>
        <w:left w:val="single" w:sz="24" w:space="4" w:color="F96A1B" w:themeColor="accent2" w:shadow="1"/>
        <w:bottom w:val="single" w:sz="24" w:space="1" w:color="F96A1B" w:themeColor="accent2" w:shadow="1"/>
        <w:right w:val="single" w:sz="24" w:space="4" w:color="F96A1B" w:themeColor="accent2" w:shadow="1"/>
      </w:pBdr>
      <w:shd w:val="clear" w:color="auto" w:fill="F96A1B" w:themeFill="accent2"/>
    </w:pPr>
    <w:rPr>
      <w:color w:val="FFFFFF" w:themeColor="background1"/>
      <w:sz w:val="40"/>
    </w:rPr>
  </w:style>
  <w:style w:type="character" w:customStyle="1" w:styleId="RequirementChar">
    <w:name w:val="Requirement Char"/>
    <w:basedOn w:val="DefaultParagraphFont"/>
    <w:link w:val="Requirement"/>
    <w:rsid w:val="00D45A06"/>
    <w:rPr>
      <w:rFonts w:ascii="Tahoma" w:hAnsi="Tahoma"/>
      <w:szCs w:val="20"/>
    </w:rPr>
  </w:style>
  <w:style w:type="character" w:customStyle="1" w:styleId="TableofContentsBodyChar">
    <w:name w:val="Table of Contents Body Char"/>
    <w:basedOn w:val="RequirementChar"/>
    <w:link w:val="TableofContentsBody"/>
    <w:rsid w:val="000E21AE"/>
    <w:rPr>
      <w:rFonts w:ascii="Tahoma" w:hAnsi="Tahoma"/>
      <w:szCs w:val="20"/>
      <w:shd w:val="clear" w:color="auto" w:fill="B5C4D7" w:themeFill="accent6" w:themeFillTint="66"/>
    </w:rPr>
  </w:style>
  <w:style w:type="character" w:customStyle="1" w:styleId="TableofContentsTitleChar">
    <w:name w:val="Table of Contents Title Char"/>
    <w:basedOn w:val="Heading1Char"/>
    <w:link w:val="TableofContentsTitle"/>
    <w:rsid w:val="00DE0625"/>
    <w:rPr>
      <w:rFonts w:ascii="Tahoma" w:hAnsi="Tahoma"/>
      <w:bCs w:val="0"/>
      <w:color w:val="FFFFFF" w:themeColor="background1"/>
      <w:spacing w:val="15"/>
      <w:sz w:val="40"/>
      <w:szCs w:val="20"/>
      <w:shd w:val="clear" w:color="auto" w:fill="F96A1B" w:themeFill="accent2"/>
    </w:rPr>
  </w:style>
  <w:style w:type="paragraph" w:customStyle="1" w:styleId="InsideCoverHeading">
    <w:name w:val="Inside Cover Heading"/>
    <w:basedOn w:val="TableofContentsTitle"/>
    <w:link w:val="InsideCoverHeadingChar"/>
    <w:qFormat/>
    <w:rsid w:val="005F28B7"/>
    <w:rPr>
      <w:sz w:val="36"/>
      <w:szCs w:val="36"/>
    </w:rPr>
  </w:style>
  <w:style w:type="character" w:customStyle="1" w:styleId="InsideCoverHeadingChar">
    <w:name w:val="Inside Cover Heading Char"/>
    <w:basedOn w:val="TableofContentsTitleChar"/>
    <w:link w:val="InsideCoverHeading"/>
    <w:rsid w:val="005F28B7"/>
    <w:rPr>
      <w:rFonts w:ascii="Tahoma" w:hAnsi="Tahoma"/>
      <w:bCs w:val="0"/>
      <w:color w:val="FFFFFF" w:themeColor="background1"/>
      <w:spacing w:val="15"/>
      <w:sz w:val="36"/>
      <w:szCs w:val="36"/>
      <w:shd w:val="clear" w:color="auto" w:fill="F96A1B" w:themeFill="accent2"/>
    </w:rPr>
  </w:style>
  <w:style w:type="character" w:styleId="CommentReference">
    <w:name w:val="annotation reference"/>
    <w:basedOn w:val="DefaultParagraphFont"/>
    <w:uiPriority w:val="99"/>
    <w:semiHidden/>
    <w:unhideWhenUsed/>
    <w:rsid w:val="008A14D4"/>
    <w:rPr>
      <w:sz w:val="16"/>
      <w:szCs w:val="16"/>
    </w:rPr>
  </w:style>
  <w:style w:type="paragraph" w:styleId="CommentText">
    <w:name w:val="annotation text"/>
    <w:basedOn w:val="Normal"/>
    <w:link w:val="CommentTextChar"/>
    <w:uiPriority w:val="99"/>
    <w:semiHidden/>
    <w:unhideWhenUsed/>
    <w:rsid w:val="008A14D4"/>
    <w:pPr>
      <w:spacing w:line="240" w:lineRule="auto"/>
    </w:pPr>
    <w:rPr>
      <w:sz w:val="20"/>
    </w:rPr>
  </w:style>
  <w:style w:type="character" w:customStyle="1" w:styleId="CommentTextChar">
    <w:name w:val="Comment Text Char"/>
    <w:basedOn w:val="DefaultParagraphFont"/>
    <w:link w:val="CommentText"/>
    <w:uiPriority w:val="99"/>
    <w:semiHidden/>
    <w:rsid w:val="008A14D4"/>
    <w:rPr>
      <w:rFonts w:ascii="Tahoma" w:hAnsi="Tahoma"/>
      <w:sz w:val="20"/>
      <w:szCs w:val="20"/>
    </w:rPr>
  </w:style>
  <w:style w:type="paragraph" w:styleId="CommentSubject">
    <w:name w:val="annotation subject"/>
    <w:basedOn w:val="CommentText"/>
    <w:next w:val="CommentText"/>
    <w:link w:val="CommentSubjectChar"/>
    <w:uiPriority w:val="99"/>
    <w:semiHidden/>
    <w:unhideWhenUsed/>
    <w:rsid w:val="008A14D4"/>
    <w:rPr>
      <w:b/>
      <w:bCs/>
    </w:rPr>
  </w:style>
  <w:style w:type="character" w:customStyle="1" w:styleId="CommentSubjectChar">
    <w:name w:val="Comment Subject Char"/>
    <w:basedOn w:val="CommentTextChar"/>
    <w:link w:val="CommentSubject"/>
    <w:uiPriority w:val="99"/>
    <w:semiHidden/>
    <w:rsid w:val="008A14D4"/>
    <w:rPr>
      <w:rFonts w:ascii="Tahoma" w:hAnsi="Tahoma"/>
      <w:b/>
      <w:bCs/>
      <w:sz w:val="20"/>
      <w:szCs w:val="20"/>
    </w:rPr>
  </w:style>
  <w:style w:type="paragraph" w:styleId="Revision">
    <w:name w:val="Revision"/>
    <w:hidden/>
    <w:uiPriority w:val="99"/>
    <w:semiHidden/>
    <w:rsid w:val="006C3B39"/>
    <w:pPr>
      <w:spacing w:before="0" w:after="0" w:line="240" w:lineRule="auto"/>
    </w:pPr>
    <w:rPr>
      <w:rFonts w:ascii="Tahoma" w:hAnsi="Tahoma"/>
      <w:szCs w:val="20"/>
    </w:rPr>
  </w:style>
  <w:style w:type="table" w:customStyle="1" w:styleId="WhitePaperTables1">
    <w:name w:val="WhitePaper Tables 1"/>
    <w:basedOn w:val="WhitePaperTables"/>
    <w:uiPriority w:val="99"/>
    <w:rsid w:val="00F423C2"/>
    <w:rPr>
      <w:rFonts w:ascii="Tahoma" w:hAnsi="Tahoma"/>
    </w:rPr>
    <w:tblPr>
      <w:tblBorders>
        <w:top w:val="single" w:sz="24" w:space="0" w:color="F96A1B" w:themeColor="accent2"/>
        <w:left w:val="single" w:sz="24" w:space="0" w:color="F96A1B" w:themeColor="accent2"/>
        <w:bottom w:val="single" w:sz="24" w:space="0" w:color="F96A1B" w:themeColor="accent2"/>
        <w:right w:val="single" w:sz="24" w:space="0" w:color="F96A1B" w:themeColor="accent2"/>
        <w:insideH w:val="single" w:sz="6" w:space="0" w:color="F96A1B" w:themeColor="accent2"/>
        <w:insideV w:val="single" w:sz="6" w:space="0" w:color="F96A1B" w:themeColor="accent2"/>
      </w:tblBorders>
    </w:tblPr>
    <w:trPr>
      <w:cantSplit/>
    </w:trPr>
    <w:tcPr>
      <w:shd w:val="clear" w:color="auto" w:fill="auto"/>
    </w:tcPr>
    <w:tblStylePr w:type="firstRow">
      <w:rPr>
        <w:b/>
        <w:color w:val="FFFFFF" w:themeColor="background1"/>
      </w:rPr>
      <w:tblPr/>
      <w:tcPr>
        <w:shd w:val="clear" w:color="auto" w:fill="F96A1B" w:themeFill="accent2"/>
      </w:tcPr>
    </w:tblStylePr>
    <w:tblStylePr w:type="band1Horz">
      <w:tblPr/>
      <w:tcPr>
        <w:shd w:val="clear" w:color="auto" w:fill="D9D9D9" w:themeFill="background1" w:themeFillShade="D9"/>
      </w:tcPr>
    </w:tblStylePr>
  </w:style>
  <w:style w:type="character" w:customStyle="1" w:styleId="ListParagraphChar">
    <w:name w:val="List Paragraph Char"/>
    <w:basedOn w:val="DefaultParagraphFont"/>
    <w:link w:val="ListParagraph"/>
    <w:uiPriority w:val="34"/>
    <w:rsid w:val="00093D07"/>
    <w:rPr>
      <w:rFonts w:ascii="Tahoma" w:hAnsi="Tahoma"/>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CCC"/>
    <w:rPr>
      <w:rFonts w:ascii="Tahoma" w:hAnsi="Tahoma"/>
      <w:szCs w:val="20"/>
    </w:rPr>
  </w:style>
  <w:style w:type="paragraph" w:styleId="Heading1">
    <w:name w:val="heading 1"/>
    <w:basedOn w:val="Normal"/>
    <w:next w:val="Normal"/>
    <w:link w:val="Heading1Char"/>
    <w:uiPriority w:val="9"/>
    <w:qFormat/>
    <w:rsid w:val="00DE0625"/>
    <w:pPr>
      <w:keepNext/>
      <w:numPr>
        <w:numId w:val="3"/>
      </w:numPr>
      <w:pBdr>
        <w:top w:val="single" w:sz="24" w:space="0" w:color="F96A1B" w:themeColor="accent2" w:shadow="1"/>
        <w:left w:val="single" w:sz="24" w:space="0" w:color="F96A1B" w:themeColor="accent2" w:shadow="1"/>
        <w:bottom w:val="single" w:sz="24" w:space="0" w:color="F96A1B" w:themeColor="accent2" w:shadow="1"/>
        <w:right w:val="single" w:sz="24" w:space="0" w:color="F96A1B" w:themeColor="accent2" w:shadow="1"/>
      </w:pBdr>
      <w:shd w:val="clear" w:color="auto" w:fill="F96A1B" w:themeFill="accent2"/>
      <w:spacing w:after="0"/>
      <w:outlineLvl w:val="0"/>
    </w:pPr>
    <w:rPr>
      <w:bCs/>
      <w:color w:val="FFFFFF" w:themeColor="background1"/>
      <w:spacing w:val="15"/>
      <w:sz w:val="40"/>
      <w:szCs w:val="22"/>
    </w:rPr>
  </w:style>
  <w:style w:type="paragraph" w:styleId="Heading2">
    <w:name w:val="heading 2"/>
    <w:basedOn w:val="Normal"/>
    <w:next w:val="Normal"/>
    <w:link w:val="Heading2Char"/>
    <w:uiPriority w:val="9"/>
    <w:unhideWhenUsed/>
    <w:qFormat/>
    <w:rsid w:val="00DE0625"/>
    <w:pPr>
      <w:keepNext/>
      <w:numPr>
        <w:ilvl w:val="1"/>
        <w:numId w:val="3"/>
      </w:numPr>
      <w:pBdr>
        <w:top w:val="single" w:sz="24" w:space="0" w:color="808080" w:themeColor="background1" w:themeShade="80" w:shadow="1"/>
        <w:left w:val="single" w:sz="24" w:space="0" w:color="808080" w:themeColor="background1" w:themeShade="80" w:shadow="1"/>
        <w:bottom w:val="single" w:sz="24" w:space="0" w:color="808080" w:themeColor="background1" w:themeShade="80" w:shadow="1"/>
        <w:right w:val="single" w:sz="24" w:space="0" w:color="808080" w:themeColor="background1" w:themeShade="80" w:shadow="1"/>
      </w:pBdr>
      <w:shd w:val="clear" w:color="auto" w:fill="808080" w:themeFill="background1" w:themeFillShade="80"/>
      <w:spacing w:after="0"/>
      <w:outlineLvl w:val="1"/>
    </w:pPr>
    <w:rPr>
      <w:color w:val="FFFFFF" w:themeColor="background1"/>
      <w:spacing w:val="15"/>
      <w:sz w:val="28"/>
      <w:szCs w:val="22"/>
    </w:rPr>
  </w:style>
  <w:style w:type="paragraph" w:styleId="Heading3">
    <w:name w:val="heading 3"/>
    <w:basedOn w:val="Normal"/>
    <w:next w:val="Normal"/>
    <w:link w:val="Heading3Char"/>
    <w:uiPriority w:val="9"/>
    <w:unhideWhenUsed/>
    <w:qFormat/>
    <w:rsid w:val="00E265CF"/>
    <w:pPr>
      <w:keepNext/>
      <w:numPr>
        <w:ilvl w:val="2"/>
        <w:numId w:val="3"/>
      </w:numPr>
      <w:pBdr>
        <w:top w:val="single" w:sz="8" w:space="2" w:color="04506C" w:themeColor="accent3" w:themeShade="80"/>
        <w:left w:val="single" w:sz="8" w:space="2" w:color="04506C" w:themeColor="accent3" w:themeShade="80"/>
      </w:pBdr>
      <w:spacing w:before="300" w:after="0"/>
      <w:outlineLvl w:val="2"/>
    </w:pPr>
    <w:rPr>
      <w:spacing w:val="15"/>
      <w:sz w:val="24"/>
      <w:szCs w:val="22"/>
    </w:rPr>
  </w:style>
  <w:style w:type="paragraph" w:styleId="Heading4">
    <w:name w:val="heading 4"/>
    <w:basedOn w:val="Normal"/>
    <w:next w:val="Normal"/>
    <w:link w:val="Heading4Char"/>
    <w:uiPriority w:val="9"/>
    <w:unhideWhenUsed/>
    <w:qFormat/>
    <w:rsid w:val="00DE0625"/>
    <w:pPr>
      <w:keepNext/>
      <w:numPr>
        <w:ilvl w:val="3"/>
        <w:numId w:val="3"/>
      </w:numPr>
      <w:pBdr>
        <w:top w:val="dotted" w:sz="6" w:space="2" w:color="797B7E" w:themeColor="accent1"/>
        <w:left w:val="dotted" w:sz="6" w:space="2" w:color="797B7E" w:themeColor="accent1"/>
      </w:pBdr>
      <w:spacing w:before="300" w:after="0"/>
      <w:outlineLvl w:val="3"/>
    </w:pPr>
    <w:rPr>
      <w:color w:val="5A5C5E" w:themeColor="accent1" w:themeShade="BF"/>
      <w:spacing w:val="10"/>
      <w:sz w:val="24"/>
      <w:szCs w:val="22"/>
    </w:rPr>
  </w:style>
  <w:style w:type="paragraph" w:styleId="Heading5">
    <w:name w:val="heading 5"/>
    <w:basedOn w:val="Normal"/>
    <w:next w:val="Normal"/>
    <w:link w:val="Heading5Char"/>
    <w:uiPriority w:val="9"/>
    <w:semiHidden/>
    <w:unhideWhenUsed/>
    <w:qFormat/>
    <w:rsid w:val="00B42962"/>
    <w:pPr>
      <w:numPr>
        <w:ilvl w:val="4"/>
        <w:numId w:val="1"/>
      </w:numPr>
      <w:pBdr>
        <w:bottom w:val="single" w:sz="6" w:space="1" w:color="797B7E" w:themeColor="accent1"/>
      </w:pBdr>
      <w:spacing w:before="300" w:after="0"/>
      <w:outlineLvl w:val="4"/>
    </w:pPr>
    <w:rPr>
      <w:color w:val="5A5C5E" w:themeColor="accent1" w:themeShade="BF"/>
      <w:spacing w:val="10"/>
      <w:szCs w:val="22"/>
    </w:rPr>
  </w:style>
  <w:style w:type="paragraph" w:styleId="Heading6">
    <w:name w:val="heading 6"/>
    <w:basedOn w:val="Normal"/>
    <w:next w:val="Normal"/>
    <w:link w:val="Heading6Char"/>
    <w:uiPriority w:val="9"/>
    <w:semiHidden/>
    <w:unhideWhenUsed/>
    <w:qFormat/>
    <w:rsid w:val="00780711"/>
    <w:pPr>
      <w:numPr>
        <w:ilvl w:val="5"/>
        <w:numId w:val="1"/>
      </w:numPr>
      <w:pBdr>
        <w:bottom w:val="dotted" w:sz="6" w:space="1" w:color="797B7E" w:themeColor="accent1"/>
      </w:pBdr>
      <w:spacing w:before="300" w:after="0"/>
      <w:outlineLvl w:val="5"/>
    </w:pPr>
    <w:rPr>
      <w:caps/>
      <w:color w:val="5A5C5E" w:themeColor="accent1" w:themeShade="BF"/>
      <w:spacing w:val="10"/>
      <w:szCs w:val="22"/>
    </w:rPr>
  </w:style>
  <w:style w:type="paragraph" w:styleId="Heading7">
    <w:name w:val="heading 7"/>
    <w:basedOn w:val="Normal"/>
    <w:next w:val="Normal"/>
    <w:link w:val="Heading7Char"/>
    <w:uiPriority w:val="9"/>
    <w:semiHidden/>
    <w:unhideWhenUsed/>
    <w:qFormat/>
    <w:rsid w:val="00780711"/>
    <w:pPr>
      <w:numPr>
        <w:ilvl w:val="6"/>
        <w:numId w:val="1"/>
      </w:numPr>
      <w:spacing w:before="300" w:after="0"/>
      <w:outlineLvl w:val="6"/>
    </w:pPr>
    <w:rPr>
      <w:caps/>
      <w:color w:val="5A5C5E" w:themeColor="accent1" w:themeShade="BF"/>
      <w:spacing w:val="10"/>
      <w:szCs w:val="22"/>
    </w:rPr>
  </w:style>
  <w:style w:type="paragraph" w:styleId="Heading8">
    <w:name w:val="heading 8"/>
    <w:basedOn w:val="Normal"/>
    <w:next w:val="Normal"/>
    <w:link w:val="Heading8Char"/>
    <w:uiPriority w:val="9"/>
    <w:semiHidden/>
    <w:unhideWhenUsed/>
    <w:qFormat/>
    <w:rsid w:val="00780711"/>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80711"/>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80711"/>
    <w:pPr>
      <w:spacing w:before="0" w:after="0" w:line="240" w:lineRule="auto"/>
    </w:pPr>
  </w:style>
  <w:style w:type="character" w:customStyle="1" w:styleId="Heading1Char">
    <w:name w:val="Heading 1 Char"/>
    <w:basedOn w:val="DefaultParagraphFont"/>
    <w:link w:val="Heading1"/>
    <w:uiPriority w:val="9"/>
    <w:rsid w:val="00DE0625"/>
    <w:rPr>
      <w:rFonts w:ascii="Tahoma" w:hAnsi="Tahoma"/>
      <w:bCs/>
      <w:color w:val="FFFFFF" w:themeColor="background1"/>
      <w:spacing w:val="15"/>
      <w:sz w:val="40"/>
      <w:shd w:val="clear" w:color="auto" w:fill="F96A1B" w:themeFill="accent2"/>
    </w:rPr>
  </w:style>
  <w:style w:type="character" w:customStyle="1" w:styleId="Heading2Char">
    <w:name w:val="Heading 2 Char"/>
    <w:basedOn w:val="DefaultParagraphFont"/>
    <w:link w:val="Heading2"/>
    <w:uiPriority w:val="9"/>
    <w:rsid w:val="00DE0625"/>
    <w:rPr>
      <w:rFonts w:ascii="Tahoma" w:hAnsi="Tahoma"/>
      <w:color w:val="FFFFFF" w:themeColor="background1"/>
      <w:spacing w:val="15"/>
      <w:sz w:val="28"/>
      <w:shd w:val="clear" w:color="auto" w:fill="808080" w:themeFill="background1" w:themeFillShade="80"/>
    </w:rPr>
  </w:style>
  <w:style w:type="character" w:customStyle="1" w:styleId="Heading3Char">
    <w:name w:val="Heading 3 Char"/>
    <w:basedOn w:val="DefaultParagraphFont"/>
    <w:link w:val="Heading3"/>
    <w:uiPriority w:val="9"/>
    <w:rsid w:val="00E265CF"/>
    <w:rPr>
      <w:rFonts w:ascii="Tahoma" w:hAnsi="Tahoma"/>
      <w:spacing w:val="15"/>
      <w:sz w:val="24"/>
    </w:rPr>
  </w:style>
  <w:style w:type="character" w:customStyle="1" w:styleId="Heading4Char">
    <w:name w:val="Heading 4 Char"/>
    <w:basedOn w:val="DefaultParagraphFont"/>
    <w:link w:val="Heading4"/>
    <w:uiPriority w:val="9"/>
    <w:rsid w:val="00DE0625"/>
    <w:rPr>
      <w:rFonts w:ascii="Tahoma" w:hAnsi="Tahoma"/>
      <w:color w:val="5A5C5E" w:themeColor="accent1" w:themeShade="BF"/>
      <w:spacing w:val="10"/>
      <w:sz w:val="24"/>
    </w:rPr>
  </w:style>
  <w:style w:type="character" w:customStyle="1" w:styleId="Heading5Char">
    <w:name w:val="Heading 5 Char"/>
    <w:basedOn w:val="DefaultParagraphFont"/>
    <w:link w:val="Heading5"/>
    <w:uiPriority w:val="9"/>
    <w:semiHidden/>
    <w:rsid w:val="00B42962"/>
    <w:rPr>
      <w:rFonts w:ascii="Tahoma" w:hAnsi="Tahoma"/>
      <w:color w:val="5A5C5E" w:themeColor="accent1" w:themeShade="BF"/>
      <w:spacing w:val="10"/>
    </w:rPr>
  </w:style>
  <w:style w:type="character" w:customStyle="1" w:styleId="Heading6Char">
    <w:name w:val="Heading 6 Char"/>
    <w:basedOn w:val="DefaultParagraphFont"/>
    <w:link w:val="Heading6"/>
    <w:uiPriority w:val="9"/>
    <w:semiHidden/>
    <w:rsid w:val="00780711"/>
    <w:rPr>
      <w:rFonts w:ascii="Tahoma" w:hAnsi="Tahoma"/>
      <w:caps/>
      <w:color w:val="5A5C5E" w:themeColor="accent1" w:themeShade="BF"/>
      <w:spacing w:val="10"/>
    </w:rPr>
  </w:style>
  <w:style w:type="character" w:customStyle="1" w:styleId="Heading7Char">
    <w:name w:val="Heading 7 Char"/>
    <w:basedOn w:val="DefaultParagraphFont"/>
    <w:link w:val="Heading7"/>
    <w:uiPriority w:val="9"/>
    <w:semiHidden/>
    <w:rsid w:val="00780711"/>
    <w:rPr>
      <w:rFonts w:ascii="Tahoma" w:hAnsi="Tahoma"/>
      <w:caps/>
      <w:color w:val="5A5C5E" w:themeColor="accent1" w:themeShade="BF"/>
      <w:spacing w:val="10"/>
    </w:rPr>
  </w:style>
  <w:style w:type="character" w:customStyle="1" w:styleId="Heading8Char">
    <w:name w:val="Heading 8 Char"/>
    <w:basedOn w:val="DefaultParagraphFont"/>
    <w:link w:val="Heading8"/>
    <w:uiPriority w:val="9"/>
    <w:semiHidden/>
    <w:rsid w:val="00780711"/>
    <w:rPr>
      <w:rFonts w:ascii="Tahoma" w:hAnsi="Tahoma"/>
      <w:caps/>
      <w:spacing w:val="10"/>
      <w:sz w:val="18"/>
      <w:szCs w:val="18"/>
    </w:rPr>
  </w:style>
  <w:style w:type="character" w:customStyle="1" w:styleId="Heading9Char">
    <w:name w:val="Heading 9 Char"/>
    <w:basedOn w:val="DefaultParagraphFont"/>
    <w:link w:val="Heading9"/>
    <w:uiPriority w:val="9"/>
    <w:semiHidden/>
    <w:rsid w:val="00780711"/>
    <w:rPr>
      <w:rFonts w:ascii="Tahoma" w:hAnsi="Tahoma"/>
      <w:i/>
      <w:caps/>
      <w:spacing w:val="10"/>
      <w:sz w:val="18"/>
      <w:szCs w:val="18"/>
    </w:rPr>
  </w:style>
  <w:style w:type="paragraph" w:styleId="Caption">
    <w:name w:val="caption"/>
    <w:basedOn w:val="Normal"/>
    <w:next w:val="Normal"/>
    <w:uiPriority w:val="35"/>
    <w:unhideWhenUsed/>
    <w:qFormat/>
    <w:rsid w:val="00780711"/>
    <w:rPr>
      <w:b/>
      <w:bCs/>
      <w:color w:val="5A5C5E" w:themeColor="accent1" w:themeShade="BF"/>
      <w:sz w:val="16"/>
      <w:szCs w:val="16"/>
    </w:rPr>
  </w:style>
  <w:style w:type="paragraph" w:styleId="Title">
    <w:name w:val="Title"/>
    <w:basedOn w:val="Normal"/>
    <w:next w:val="Normal"/>
    <w:link w:val="TitleChar"/>
    <w:uiPriority w:val="10"/>
    <w:qFormat/>
    <w:rsid w:val="005D3FFB"/>
    <w:pPr>
      <w:spacing w:before="720"/>
    </w:pPr>
    <w:rPr>
      <w:caps/>
      <w:color w:val="797B7E" w:themeColor="accent1"/>
      <w:spacing w:val="10"/>
      <w:kern w:val="28"/>
      <w:sz w:val="72"/>
      <w:szCs w:val="52"/>
    </w:rPr>
  </w:style>
  <w:style w:type="character" w:customStyle="1" w:styleId="TitleChar">
    <w:name w:val="Title Char"/>
    <w:basedOn w:val="DefaultParagraphFont"/>
    <w:link w:val="Title"/>
    <w:uiPriority w:val="10"/>
    <w:rsid w:val="005D3FFB"/>
    <w:rPr>
      <w:caps/>
      <w:color w:val="797B7E" w:themeColor="accent1"/>
      <w:spacing w:val="10"/>
      <w:kern w:val="28"/>
      <w:sz w:val="72"/>
      <w:szCs w:val="52"/>
    </w:rPr>
  </w:style>
  <w:style w:type="paragraph" w:styleId="Subtitle">
    <w:name w:val="Subtitle"/>
    <w:basedOn w:val="Normal"/>
    <w:next w:val="Normal"/>
    <w:link w:val="SubtitleChar"/>
    <w:uiPriority w:val="11"/>
    <w:qFormat/>
    <w:rsid w:val="008E3CC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E3CCC"/>
    <w:rPr>
      <w:rFonts w:ascii="Tahoma" w:hAnsi="Tahoma"/>
      <w:caps/>
      <w:color w:val="595959" w:themeColor="text1" w:themeTint="A6"/>
      <w:spacing w:val="10"/>
      <w:sz w:val="24"/>
      <w:szCs w:val="24"/>
    </w:rPr>
  </w:style>
  <w:style w:type="character" w:styleId="Strong">
    <w:name w:val="Strong"/>
    <w:uiPriority w:val="22"/>
    <w:qFormat/>
    <w:rsid w:val="00780711"/>
    <w:rPr>
      <w:b/>
      <w:bCs/>
    </w:rPr>
  </w:style>
  <w:style w:type="character" w:styleId="Emphasis">
    <w:name w:val="Emphasis"/>
    <w:uiPriority w:val="20"/>
    <w:qFormat/>
    <w:rsid w:val="00780711"/>
    <w:rPr>
      <w:caps/>
      <w:color w:val="3C3D3E" w:themeColor="accent1" w:themeShade="7F"/>
      <w:spacing w:val="5"/>
    </w:rPr>
  </w:style>
  <w:style w:type="character" w:customStyle="1" w:styleId="NoSpacingChar">
    <w:name w:val="No Spacing Char"/>
    <w:basedOn w:val="DefaultParagraphFont"/>
    <w:link w:val="NoSpacing"/>
    <w:uiPriority w:val="1"/>
    <w:rsid w:val="00780711"/>
    <w:rPr>
      <w:sz w:val="20"/>
      <w:szCs w:val="20"/>
    </w:rPr>
  </w:style>
  <w:style w:type="paragraph" w:styleId="ListParagraph">
    <w:name w:val="List Paragraph"/>
    <w:basedOn w:val="Normal"/>
    <w:link w:val="ListParagraphChar"/>
    <w:uiPriority w:val="34"/>
    <w:qFormat/>
    <w:rsid w:val="00780711"/>
    <w:pPr>
      <w:ind w:left="720"/>
      <w:contextualSpacing/>
    </w:pPr>
  </w:style>
  <w:style w:type="paragraph" w:styleId="Quote">
    <w:name w:val="Quote"/>
    <w:basedOn w:val="Normal"/>
    <w:next w:val="Normal"/>
    <w:link w:val="QuoteChar"/>
    <w:uiPriority w:val="29"/>
    <w:qFormat/>
    <w:rsid w:val="00780711"/>
    <w:rPr>
      <w:i/>
      <w:iCs/>
    </w:rPr>
  </w:style>
  <w:style w:type="character" w:customStyle="1" w:styleId="QuoteChar">
    <w:name w:val="Quote Char"/>
    <w:basedOn w:val="DefaultParagraphFont"/>
    <w:link w:val="Quote"/>
    <w:uiPriority w:val="29"/>
    <w:rsid w:val="00780711"/>
    <w:rPr>
      <w:i/>
      <w:iCs/>
      <w:sz w:val="20"/>
      <w:szCs w:val="20"/>
    </w:rPr>
  </w:style>
  <w:style w:type="paragraph" w:styleId="IntenseQuote">
    <w:name w:val="Intense Quote"/>
    <w:basedOn w:val="Normal"/>
    <w:next w:val="Normal"/>
    <w:link w:val="IntenseQuoteChar"/>
    <w:uiPriority w:val="30"/>
    <w:qFormat/>
    <w:rsid w:val="00780711"/>
    <w:pPr>
      <w:pBdr>
        <w:top w:val="single" w:sz="4" w:space="10" w:color="797B7E" w:themeColor="accent1"/>
        <w:left w:val="single" w:sz="4" w:space="10" w:color="797B7E" w:themeColor="accent1"/>
      </w:pBdr>
      <w:spacing w:after="0"/>
      <w:ind w:left="1296" w:right="1152"/>
      <w:jc w:val="both"/>
    </w:pPr>
    <w:rPr>
      <w:i/>
      <w:iCs/>
      <w:color w:val="797B7E" w:themeColor="accent1"/>
    </w:rPr>
  </w:style>
  <w:style w:type="character" w:customStyle="1" w:styleId="IntenseQuoteChar">
    <w:name w:val="Intense Quote Char"/>
    <w:basedOn w:val="DefaultParagraphFont"/>
    <w:link w:val="IntenseQuote"/>
    <w:uiPriority w:val="30"/>
    <w:rsid w:val="00780711"/>
    <w:rPr>
      <w:i/>
      <w:iCs/>
      <w:color w:val="797B7E" w:themeColor="accent1"/>
      <w:sz w:val="20"/>
      <w:szCs w:val="20"/>
    </w:rPr>
  </w:style>
  <w:style w:type="character" w:styleId="SubtleEmphasis">
    <w:name w:val="Subtle Emphasis"/>
    <w:uiPriority w:val="19"/>
    <w:qFormat/>
    <w:rsid w:val="00780711"/>
    <w:rPr>
      <w:i/>
      <w:iCs/>
      <w:color w:val="3C3D3E" w:themeColor="accent1" w:themeShade="7F"/>
    </w:rPr>
  </w:style>
  <w:style w:type="character" w:styleId="IntenseEmphasis">
    <w:name w:val="Intense Emphasis"/>
    <w:uiPriority w:val="21"/>
    <w:qFormat/>
    <w:rsid w:val="00780711"/>
    <w:rPr>
      <w:b/>
      <w:bCs/>
      <w:caps/>
      <w:color w:val="3C3D3E" w:themeColor="accent1" w:themeShade="7F"/>
      <w:spacing w:val="10"/>
    </w:rPr>
  </w:style>
  <w:style w:type="character" w:styleId="SubtleReference">
    <w:name w:val="Subtle Reference"/>
    <w:uiPriority w:val="31"/>
    <w:qFormat/>
    <w:rsid w:val="00780711"/>
    <w:rPr>
      <w:b/>
      <w:bCs/>
      <w:color w:val="797B7E" w:themeColor="accent1"/>
    </w:rPr>
  </w:style>
  <w:style w:type="character" w:styleId="IntenseReference">
    <w:name w:val="Intense Reference"/>
    <w:uiPriority w:val="32"/>
    <w:qFormat/>
    <w:rsid w:val="00780711"/>
    <w:rPr>
      <w:b/>
      <w:bCs/>
      <w:i/>
      <w:iCs/>
      <w:caps/>
      <w:color w:val="797B7E" w:themeColor="accent1"/>
    </w:rPr>
  </w:style>
  <w:style w:type="character" w:styleId="BookTitle">
    <w:name w:val="Book Title"/>
    <w:uiPriority w:val="33"/>
    <w:qFormat/>
    <w:rsid w:val="00780711"/>
    <w:rPr>
      <w:b/>
      <w:bCs/>
      <w:i/>
      <w:iCs/>
      <w:spacing w:val="9"/>
    </w:rPr>
  </w:style>
  <w:style w:type="paragraph" w:styleId="TOCHeading">
    <w:name w:val="TOC Heading"/>
    <w:basedOn w:val="Heading1"/>
    <w:next w:val="Normal"/>
    <w:uiPriority w:val="39"/>
    <w:semiHidden/>
    <w:unhideWhenUsed/>
    <w:qFormat/>
    <w:rsid w:val="00780711"/>
    <w:pPr>
      <w:outlineLvl w:val="9"/>
    </w:pPr>
    <w:rPr>
      <w:lang w:bidi="en-US"/>
    </w:rPr>
  </w:style>
  <w:style w:type="paragraph" w:styleId="Header">
    <w:name w:val="header"/>
    <w:basedOn w:val="Normal"/>
    <w:link w:val="HeaderChar"/>
    <w:uiPriority w:val="99"/>
    <w:unhideWhenUsed/>
    <w:rsid w:val="00B254D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254D1"/>
    <w:rPr>
      <w:sz w:val="20"/>
      <w:szCs w:val="20"/>
    </w:rPr>
  </w:style>
  <w:style w:type="paragraph" w:styleId="Footer">
    <w:name w:val="footer"/>
    <w:basedOn w:val="Normal"/>
    <w:link w:val="FooterChar"/>
    <w:uiPriority w:val="99"/>
    <w:unhideWhenUsed/>
    <w:rsid w:val="00B254D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254D1"/>
    <w:rPr>
      <w:sz w:val="20"/>
      <w:szCs w:val="20"/>
    </w:rPr>
  </w:style>
  <w:style w:type="paragraph" w:styleId="BalloonText">
    <w:name w:val="Balloon Text"/>
    <w:basedOn w:val="Normal"/>
    <w:link w:val="BalloonTextChar"/>
    <w:uiPriority w:val="99"/>
    <w:semiHidden/>
    <w:unhideWhenUsed/>
    <w:rsid w:val="00B254D1"/>
    <w:pPr>
      <w:spacing w:before="0"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B254D1"/>
    <w:rPr>
      <w:rFonts w:ascii="Tahoma" w:hAnsi="Tahoma" w:cs="Tahoma"/>
      <w:sz w:val="16"/>
      <w:szCs w:val="16"/>
    </w:rPr>
  </w:style>
  <w:style w:type="table" w:styleId="TableGrid">
    <w:name w:val="Table Grid"/>
    <w:basedOn w:val="TableNormal"/>
    <w:uiPriority w:val="59"/>
    <w:rsid w:val="009224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2">
    <w:name w:val="Medium Shading 1 Accent 2"/>
    <w:basedOn w:val="TableNormal"/>
    <w:uiPriority w:val="63"/>
    <w:rsid w:val="00922444"/>
    <w:pPr>
      <w:spacing w:before="0" w:after="0" w:line="240" w:lineRule="auto"/>
    </w:pPr>
    <w:tblPr>
      <w:tblStyleRowBandSize w:val="1"/>
      <w:tblStyleColBandSize w:val="1"/>
      <w:tblBorders>
        <w:top w:val="single" w:sz="8" w:space="0" w:color="FA8E54" w:themeColor="accent2" w:themeTint="BF"/>
        <w:left w:val="single" w:sz="8" w:space="0" w:color="FA8E54" w:themeColor="accent2" w:themeTint="BF"/>
        <w:bottom w:val="single" w:sz="8" w:space="0" w:color="FA8E54" w:themeColor="accent2" w:themeTint="BF"/>
        <w:right w:val="single" w:sz="8" w:space="0" w:color="FA8E54" w:themeColor="accent2" w:themeTint="BF"/>
        <w:insideH w:val="single" w:sz="8" w:space="0" w:color="FA8E54" w:themeColor="accent2" w:themeTint="BF"/>
      </w:tblBorders>
    </w:tblPr>
    <w:tblStylePr w:type="firstRow">
      <w:pPr>
        <w:spacing w:before="0" w:after="0" w:line="240" w:lineRule="auto"/>
      </w:pPr>
      <w:rPr>
        <w:b/>
        <w:bCs/>
        <w:color w:val="FFFFFF" w:themeColor="background1"/>
      </w:rPr>
      <w:tblPr/>
      <w:tcPr>
        <w:tcBorders>
          <w:top w:val="single" w:sz="8" w:space="0" w:color="FA8E54" w:themeColor="accent2" w:themeTint="BF"/>
          <w:left w:val="single" w:sz="8" w:space="0" w:color="FA8E54" w:themeColor="accent2" w:themeTint="BF"/>
          <w:bottom w:val="single" w:sz="8" w:space="0" w:color="FA8E54" w:themeColor="accent2" w:themeTint="BF"/>
          <w:right w:val="single" w:sz="8" w:space="0" w:color="FA8E54" w:themeColor="accent2" w:themeTint="BF"/>
          <w:insideH w:val="nil"/>
          <w:insideV w:val="nil"/>
        </w:tcBorders>
        <w:shd w:val="clear" w:color="auto" w:fill="F96A1B" w:themeFill="accent2"/>
      </w:tcPr>
    </w:tblStylePr>
    <w:tblStylePr w:type="lastRow">
      <w:pPr>
        <w:spacing w:before="0" w:after="0" w:line="240" w:lineRule="auto"/>
      </w:pPr>
      <w:rPr>
        <w:b/>
        <w:bCs/>
      </w:rPr>
      <w:tblPr/>
      <w:tcPr>
        <w:tcBorders>
          <w:top w:val="double" w:sz="6" w:space="0" w:color="FA8E54" w:themeColor="accent2" w:themeTint="BF"/>
          <w:left w:val="single" w:sz="8" w:space="0" w:color="FA8E54" w:themeColor="accent2" w:themeTint="BF"/>
          <w:bottom w:val="single" w:sz="8" w:space="0" w:color="FA8E54" w:themeColor="accent2" w:themeTint="BF"/>
          <w:right w:val="single" w:sz="8" w:space="0" w:color="FA8E5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DD9C6" w:themeFill="accent2" w:themeFillTint="3F"/>
      </w:tcPr>
    </w:tblStylePr>
    <w:tblStylePr w:type="band1Horz">
      <w:tblPr/>
      <w:tcPr>
        <w:tcBorders>
          <w:insideH w:val="nil"/>
          <w:insideV w:val="nil"/>
        </w:tcBorders>
        <w:shd w:val="clear" w:color="auto" w:fill="FDD9C6" w:themeFill="accent2" w:themeFillTint="3F"/>
      </w:tcPr>
    </w:tblStylePr>
    <w:tblStylePr w:type="band2Horz">
      <w:tblPr/>
      <w:tcPr>
        <w:tcBorders>
          <w:insideH w:val="nil"/>
          <w:insideV w:val="nil"/>
        </w:tcBorders>
      </w:tcPr>
    </w:tblStylePr>
  </w:style>
  <w:style w:type="table" w:customStyle="1" w:styleId="WhitePaperTables">
    <w:name w:val="WhitePaper Tables"/>
    <w:basedOn w:val="TableNormal"/>
    <w:uiPriority w:val="99"/>
    <w:rsid w:val="00922444"/>
    <w:pPr>
      <w:spacing w:before="0" w:after="0" w:line="240" w:lineRule="auto"/>
    </w:pPr>
    <w:tblPr>
      <w:tblStyleRowBandSize w:val="1"/>
      <w:jc w:val="center"/>
      <w:tblBorders>
        <w:top w:val="single" w:sz="18" w:space="0" w:color="04506C" w:themeColor="accent3" w:themeShade="80"/>
        <w:left w:val="single" w:sz="18" w:space="0" w:color="04506C" w:themeColor="accent3" w:themeShade="80"/>
        <w:bottom w:val="single" w:sz="18" w:space="0" w:color="04506C" w:themeColor="accent3" w:themeShade="80"/>
        <w:right w:val="single" w:sz="18" w:space="0" w:color="04506C" w:themeColor="accent3" w:themeShade="80"/>
        <w:insideH w:val="single" w:sz="6" w:space="0" w:color="04506C" w:themeColor="accent3" w:themeShade="80"/>
        <w:insideV w:val="single" w:sz="6" w:space="0" w:color="04506C" w:themeColor="accent3" w:themeShade="80"/>
      </w:tblBorders>
    </w:tblPr>
    <w:trPr>
      <w:jc w:val="center"/>
    </w:trPr>
    <w:tcPr>
      <w:shd w:val="clear" w:color="auto" w:fill="auto"/>
    </w:tcPr>
    <w:tblStylePr w:type="firstRow">
      <w:rPr>
        <w:b/>
        <w:color w:val="FFFFFF" w:themeColor="background1"/>
      </w:rPr>
      <w:tblPr/>
      <w:tcPr>
        <w:shd w:val="clear" w:color="auto" w:fill="3C526E" w:themeFill="accent6" w:themeFillShade="BF"/>
      </w:tcPr>
    </w:tblStylePr>
    <w:tblStylePr w:type="band1Horz">
      <w:tblPr/>
      <w:tcPr>
        <w:shd w:val="clear" w:color="auto" w:fill="DAE1EB" w:themeFill="accent6" w:themeFillTint="33"/>
      </w:tcPr>
    </w:tblStylePr>
  </w:style>
  <w:style w:type="table" w:customStyle="1" w:styleId="SystemSpecTable1">
    <w:name w:val="SystemSpec Table 1"/>
    <w:basedOn w:val="WhitePaperTables"/>
    <w:uiPriority w:val="99"/>
    <w:rsid w:val="005F28B7"/>
    <w:rPr>
      <w:rFonts w:ascii="Tahoma" w:hAnsi="Tahoma"/>
    </w:rPr>
    <w:tblPr>
      <w:tblBorders>
        <w:top w:val="single" w:sz="24" w:space="0" w:color="F96A1B" w:themeColor="accent2"/>
        <w:left w:val="single" w:sz="24" w:space="0" w:color="F96A1B" w:themeColor="accent2"/>
        <w:bottom w:val="single" w:sz="24" w:space="0" w:color="F96A1B" w:themeColor="accent2"/>
        <w:right w:val="single" w:sz="24" w:space="0" w:color="F96A1B" w:themeColor="accent2"/>
        <w:insideH w:val="single" w:sz="6" w:space="0" w:color="F96A1B" w:themeColor="accent2"/>
        <w:insideV w:val="single" w:sz="6" w:space="0" w:color="F96A1B" w:themeColor="accent2"/>
      </w:tblBorders>
    </w:tblPr>
    <w:trPr>
      <w:cantSplit/>
    </w:trPr>
    <w:tcPr>
      <w:shd w:val="clear" w:color="auto" w:fill="auto"/>
    </w:tcPr>
    <w:tblStylePr w:type="firstRow">
      <w:rPr>
        <w:b/>
        <w:color w:val="FFFFFF" w:themeColor="background1"/>
      </w:rPr>
      <w:tblPr/>
      <w:tcPr>
        <w:shd w:val="clear" w:color="auto" w:fill="F96A1B" w:themeFill="accent2"/>
      </w:tcPr>
    </w:tblStylePr>
    <w:tblStylePr w:type="band1Horz">
      <w:tblPr/>
      <w:tcPr>
        <w:shd w:val="clear" w:color="auto" w:fill="D9D9D9" w:themeFill="background1" w:themeFillShade="D9"/>
      </w:tcPr>
    </w:tblStylePr>
  </w:style>
  <w:style w:type="paragraph" w:styleId="TOC1">
    <w:name w:val="toc 1"/>
    <w:basedOn w:val="Normal"/>
    <w:next w:val="Normal"/>
    <w:autoRedefine/>
    <w:uiPriority w:val="39"/>
    <w:unhideWhenUsed/>
    <w:qFormat/>
    <w:rsid w:val="00D45A06"/>
    <w:pPr>
      <w:tabs>
        <w:tab w:val="left" w:pos="440"/>
        <w:tab w:val="right" w:leader="dot" w:pos="9350"/>
      </w:tabs>
      <w:spacing w:after="100" w:line="240" w:lineRule="auto"/>
    </w:pPr>
  </w:style>
  <w:style w:type="paragraph" w:styleId="TOC2">
    <w:name w:val="toc 2"/>
    <w:basedOn w:val="Normal"/>
    <w:next w:val="Normal"/>
    <w:autoRedefine/>
    <w:uiPriority w:val="39"/>
    <w:unhideWhenUsed/>
    <w:qFormat/>
    <w:rsid w:val="0022448B"/>
    <w:pPr>
      <w:tabs>
        <w:tab w:val="left" w:pos="1100"/>
        <w:tab w:val="right" w:leader="dot" w:pos="9350"/>
      </w:tabs>
      <w:spacing w:after="100" w:line="240" w:lineRule="auto"/>
      <w:ind w:left="220"/>
    </w:pPr>
  </w:style>
  <w:style w:type="paragraph" w:styleId="TOC3">
    <w:name w:val="toc 3"/>
    <w:basedOn w:val="Normal"/>
    <w:next w:val="Normal"/>
    <w:autoRedefine/>
    <w:uiPriority w:val="39"/>
    <w:unhideWhenUsed/>
    <w:qFormat/>
    <w:rsid w:val="008E3CCC"/>
    <w:pPr>
      <w:spacing w:after="100"/>
      <w:ind w:left="440"/>
    </w:pPr>
  </w:style>
  <w:style w:type="character" w:styleId="Hyperlink">
    <w:name w:val="Hyperlink"/>
    <w:basedOn w:val="DefaultParagraphFont"/>
    <w:uiPriority w:val="99"/>
    <w:unhideWhenUsed/>
    <w:rsid w:val="008E3CCC"/>
    <w:rPr>
      <w:color w:val="5F5F5F" w:themeColor="hyperlink"/>
      <w:u w:val="single"/>
    </w:rPr>
  </w:style>
  <w:style w:type="paragraph" w:customStyle="1" w:styleId="Requirement">
    <w:name w:val="Requirement"/>
    <w:basedOn w:val="Normal"/>
    <w:link w:val="RequirementChar"/>
    <w:qFormat/>
    <w:rsid w:val="00475684"/>
    <w:pPr>
      <w:ind w:left="720"/>
    </w:pPr>
  </w:style>
  <w:style w:type="paragraph" w:customStyle="1" w:styleId="UseCaseTitle">
    <w:name w:val="Use Case Title"/>
    <w:basedOn w:val="Normal"/>
    <w:link w:val="UseCaseTitleChar"/>
    <w:qFormat/>
    <w:rsid w:val="0055350D"/>
    <w:rPr>
      <w:b/>
    </w:rPr>
  </w:style>
  <w:style w:type="character" w:customStyle="1" w:styleId="UseCaseTitleChar">
    <w:name w:val="Use Case Title Char"/>
    <w:basedOn w:val="DefaultParagraphFont"/>
    <w:link w:val="UseCaseTitle"/>
    <w:rsid w:val="0055350D"/>
    <w:rPr>
      <w:rFonts w:ascii="Tahoma" w:hAnsi="Tahoma"/>
      <w:b/>
      <w:szCs w:val="20"/>
    </w:rPr>
  </w:style>
  <w:style w:type="paragraph" w:styleId="TableofFigures">
    <w:name w:val="table of figures"/>
    <w:basedOn w:val="Normal"/>
    <w:next w:val="Normal"/>
    <w:uiPriority w:val="99"/>
    <w:unhideWhenUsed/>
    <w:rsid w:val="00D62DA6"/>
    <w:pPr>
      <w:spacing w:after="0"/>
    </w:pPr>
  </w:style>
  <w:style w:type="paragraph" w:customStyle="1" w:styleId="TableofContents">
    <w:name w:val="Table of Contents"/>
    <w:basedOn w:val="Normal"/>
    <w:link w:val="TableofContentsChar"/>
    <w:rsid w:val="00970456"/>
  </w:style>
  <w:style w:type="numbering" w:customStyle="1" w:styleId="Style1">
    <w:name w:val="Style1"/>
    <w:uiPriority w:val="99"/>
    <w:rsid w:val="00473C5F"/>
    <w:pPr>
      <w:numPr>
        <w:numId w:val="2"/>
      </w:numPr>
    </w:pPr>
  </w:style>
  <w:style w:type="character" w:customStyle="1" w:styleId="TableofContentsChar">
    <w:name w:val="Table of Contents Char"/>
    <w:basedOn w:val="DefaultParagraphFont"/>
    <w:link w:val="TableofContents"/>
    <w:rsid w:val="00970456"/>
    <w:rPr>
      <w:rFonts w:ascii="Tahoma" w:hAnsi="Tahoma"/>
      <w:szCs w:val="20"/>
    </w:rPr>
  </w:style>
  <w:style w:type="table" w:styleId="LightList-Accent2">
    <w:name w:val="Light List Accent 2"/>
    <w:basedOn w:val="TableNormal"/>
    <w:uiPriority w:val="61"/>
    <w:rsid w:val="007C383E"/>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tblBorders>
    </w:tblPr>
    <w:tblStylePr w:type="firstRow">
      <w:pPr>
        <w:spacing w:before="0" w:after="0" w:line="240" w:lineRule="auto"/>
      </w:pPr>
      <w:rPr>
        <w:b/>
        <w:bCs/>
        <w:color w:val="FFFFFF" w:themeColor="background1"/>
      </w:rPr>
      <w:tblPr/>
      <w:tcPr>
        <w:shd w:val="clear" w:color="auto" w:fill="F96A1B" w:themeFill="accent2"/>
      </w:tcPr>
    </w:tblStylePr>
    <w:tblStylePr w:type="lastRow">
      <w:pPr>
        <w:spacing w:before="0" w:after="0" w:line="240" w:lineRule="auto"/>
      </w:pPr>
      <w:rPr>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tcBorders>
      </w:tcPr>
    </w:tblStylePr>
    <w:tblStylePr w:type="firstCol">
      <w:rPr>
        <w:b/>
        <w:bCs/>
      </w:rPr>
    </w:tblStylePr>
    <w:tblStylePr w:type="lastCol">
      <w:rPr>
        <w:b/>
        <w:bCs/>
      </w:r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style>
  <w:style w:type="table" w:customStyle="1" w:styleId="FrontCoverTables">
    <w:name w:val="Front Cover Tables"/>
    <w:basedOn w:val="SystemSpecTable1"/>
    <w:uiPriority w:val="99"/>
    <w:rsid w:val="005F28B7"/>
    <w:tblPr/>
    <w:tcPr>
      <w:shd w:val="clear" w:color="auto" w:fill="auto"/>
    </w:tcPr>
    <w:tblStylePr w:type="firstRow">
      <w:pPr>
        <w:jc w:val="left"/>
      </w:pPr>
      <w:rPr>
        <w:b w:val="0"/>
        <w:color w:val="FFFFFF" w:themeColor="background1"/>
      </w:rPr>
      <w:tblPr/>
      <w:tcPr>
        <w:shd w:val="clear" w:color="auto" w:fill="F96A1B" w:themeFill="accent2"/>
      </w:tcPr>
    </w:tblStylePr>
    <w:tblStylePr w:type="firstCol">
      <w:rPr>
        <w:b/>
        <w:color w:val="FFFFFF" w:themeColor="background1"/>
      </w:rPr>
      <w:tblPr/>
      <w:tcPr>
        <w:shd w:val="clear" w:color="auto" w:fill="F96A1B" w:themeFill="accent2"/>
      </w:tcPr>
    </w:tblStylePr>
    <w:tblStylePr w:type="band1Horz">
      <w:tblPr/>
      <w:tcPr>
        <w:shd w:val="clear" w:color="auto" w:fill="D9D9D9" w:themeFill="background1" w:themeFillShade="D9"/>
      </w:tcPr>
    </w:tblStylePr>
    <w:tblStylePr w:type="nwCell">
      <w:rPr>
        <w:b/>
        <w:color w:val="FFFFFF" w:themeColor="background1"/>
      </w:rPr>
    </w:tblStylePr>
  </w:style>
  <w:style w:type="paragraph" w:customStyle="1" w:styleId="TableofContentsBody">
    <w:name w:val="Table of Contents Body"/>
    <w:basedOn w:val="Normal"/>
    <w:link w:val="TableofContentsBodyChar"/>
    <w:qFormat/>
    <w:rsid w:val="000E21AE"/>
    <w:pPr>
      <w:pBdr>
        <w:top w:val="single" w:sz="24" w:space="1" w:color="auto"/>
        <w:left w:val="single" w:sz="24" w:space="4" w:color="auto"/>
        <w:bottom w:val="single" w:sz="24" w:space="1" w:color="auto"/>
        <w:right w:val="single" w:sz="24" w:space="4" w:color="auto"/>
      </w:pBdr>
      <w:shd w:val="clear" w:color="auto" w:fill="B5C4D7" w:themeFill="accent6" w:themeFillTint="66"/>
    </w:pPr>
  </w:style>
  <w:style w:type="paragraph" w:customStyle="1" w:styleId="TableofContentsTitle">
    <w:name w:val="Table of Contents Title"/>
    <w:basedOn w:val="Normal"/>
    <w:link w:val="TableofContentsTitleChar"/>
    <w:qFormat/>
    <w:rsid w:val="00DE0625"/>
    <w:pPr>
      <w:keepNext/>
      <w:pBdr>
        <w:top w:val="single" w:sz="24" w:space="1" w:color="F96A1B" w:themeColor="accent2" w:shadow="1"/>
        <w:left w:val="single" w:sz="24" w:space="4" w:color="F96A1B" w:themeColor="accent2" w:shadow="1"/>
        <w:bottom w:val="single" w:sz="24" w:space="1" w:color="F96A1B" w:themeColor="accent2" w:shadow="1"/>
        <w:right w:val="single" w:sz="24" w:space="4" w:color="F96A1B" w:themeColor="accent2" w:shadow="1"/>
      </w:pBdr>
      <w:shd w:val="clear" w:color="auto" w:fill="F96A1B" w:themeFill="accent2"/>
    </w:pPr>
    <w:rPr>
      <w:color w:val="FFFFFF" w:themeColor="background1"/>
      <w:sz w:val="40"/>
    </w:rPr>
  </w:style>
  <w:style w:type="character" w:customStyle="1" w:styleId="RequirementChar">
    <w:name w:val="Requirement Char"/>
    <w:basedOn w:val="DefaultParagraphFont"/>
    <w:link w:val="Requirement"/>
    <w:rsid w:val="00D45A06"/>
    <w:rPr>
      <w:rFonts w:ascii="Tahoma" w:hAnsi="Tahoma"/>
      <w:szCs w:val="20"/>
    </w:rPr>
  </w:style>
  <w:style w:type="character" w:customStyle="1" w:styleId="TableofContentsBodyChar">
    <w:name w:val="Table of Contents Body Char"/>
    <w:basedOn w:val="RequirementChar"/>
    <w:link w:val="TableofContentsBody"/>
    <w:rsid w:val="000E21AE"/>
    <w:rPr>
      <w:rFonts w:ascii="Tahoma" w:hAnsi="Tahoma"/>
      <w:szCs w:val="20"/>
      <w:shd w:val="clear" w:color="auto" w:fill="B5C4D7" w:themeFill="accent6" w:themeFillTint="66"/>
    </w:rPr>
  </w:style>
  <w:style w:type="character" w:customStyle="1" w:styleId="TableofContentsTitleChar">
    <w:name w:val="Table of Contents Title Char"/>
    <w:basedOn w:val="Heading1Char"/>
    <w:link w:val="TableofContentsTitle"/>
    <w:rsid w:val="00DE0625"/>
    <w:rPr>
      <w:rFonts w:ascii="Tahoma" w:hAnsi="Tahoma"/>
      <w:bCs w:val="0"/>
      <w:color w:val="FFFFFF" w:themeColor="background1"/>
      <w:spacing w:val="15"/>
      <w:sz w:val="40"/>
      <w:szCs w:val="20"/>
      <w:shd w:val="clear" w:color="auto" w:fill="F96A1B" w:themeFill="accent2"/>
    </w:rPr>
  </w:style>
  <w:style w:type="paragraph" w:customStyle="1" w:styleId="InsideCoverHeading">
    <w:name w:val="Inside Cover Heading"/>
    <w:basedOn w:val="TableofContentsTitle"/>
    <w:link w:val="InsideCoverHeadingChar"/>
    <w:qFormat/>
    <w:rsid w:val="005F28B7"/>
    <w:rPr>
      <w:sz w:val="36"/>
      <w:szCs w:val="36"/>
    </w:rPr>
  </w:style>
  <w:style w:type="character" w:customStyle="1" w:styleId="InsideCoverHeadingChar">
    <w:name w:val="Inside Cover Heading Char"/>
    <w:basedOn w:val="TableofContentsTitleChar"/>
    <w:link w:val="InsideCoverHeading"/>
    <w:rsid w:val="005F28B7"/>
    <w:rPr>
      <w:rFonts w:ascii="Tahoma" w:hAnsi="Tahoma"/>
      <w:bCs w:val="0"/>
      <w:color w:val="FFFFFF" w:themeColor="background1"/>
      <w:spacing w:val="15"/>
      <w:sz w:val="36"/>
      <w:szCs w:val="36"/>
      <w:shd w:val="clear" w:color="auto" w:fill="F96A1B" w:themeFill="accent2"/>
    </w:rPr>
  </w:style>
  <w:style w:type="character" w:styleId="CommentReference">
    <w:name w:val="annotation reference"/>
    <w:basedOn w:val="DefaultParagraphFont"/>
    <w:uiPriority w:val="99"/>
    <w:semiHidden/>
    <w:unhideWhenUsed/>
    <w:rsid w:val="008A14D4"/>
    <w:rPr>
      <w:sz w:val="16"/>
      <w:szCs w:val="16"/>
    </w:rPr>
  </w:style>
  <w:style w:type="paragraph" w:styleId="CommentText">
    <w:name w:val="annotation text"/>
    <w:basedOn w:val="Normal"/>
    <w:link w:val="CommentTextChar"/>
    <w:uiPriority w:val="99"/>
    <w:semiHidden/>
    <w:unhideWhenUsed/>
    <w:rsid w:val="008A14D4"/>
    <w:pPr>
      <w:spacing w:line="240" w:lineRule="auto"/>
    </w:pPr>
    <w:rPr>
      <w:sz w:val="20"/>
    </w:rPr>
  </w:style>
  <w:style w:type="character" w:customStyle="1" w:styleId="CommentTextChar">
    <w:name w:val="Comment Text Char"/>
    <w:basedOn w:val="DefaultParagraphFont"/>
    <w:link w:val="CommentText"/>
    <w:uiPriority w:val="99"/>
    <w:semiHidden/>
    <w:rsid w:val="008A14D4"/>
    <w:rPr>
      <w:rFonts w:ascii="Tahoma" w:hAnsi="Tahoma"/>
      <w:sz w:val="20"/>
      <w:szCs w:val="20"/>
    </w:rPr>
  </w:style>
  <w:style w:type="paragraph" w:styleId="CommentSubject">
    <w:name w:val="annotation subject"/>
    <w:basedOn w:val="CommentText"/>
    <w:next w:val="CommentText"/>
    <w:link w:val="CommentSubjectChar"/>
    <w:uiPriority w:val="99"/>
    <w:semiHidden/>
    <w:unhideWhenUsed/>
    <w:rsid w:val="008A14D4"/>
    <w:rPr>
      <w:b/>
      <w:bCs/>
    </w:rPr>
  </w:style>
  <w:style w:type="character" w:customStyle="1" w:styleId="CommentSubjectChar">
    <w:name w:val="Comment Subject Char"/>
    <w:basedOn w:val="CommentTextChar"/>
    <w:link w:val="CommentSubject"/>
    <w:uiPriority w:val="99"/>
    <w:semiHidden/>
    <w:rsid w:val="008A14D4"/>
    <w:rPr>
      <w:rFonts w:ascii="Tahoma" w:hAnsi="Tahoma"/>
      <w:b/>
      <w:bCs/>
      <w:sz w:val="20"/>
      <w:szCs w:val="20"/>
    </w:rPr>
  </w:style>
  <w:style w:type="paragraph" w:styleId="Revision">
    <w:name w:val="Revision"/>
    <w:hidden/>
    <w:uiPriority w:val="99"/>
    <w:semiHidden/>
    <w:rsid w:val="006C3B39"/>
    <w:pPr>
      <w:spacing w:before="0" w:after="0" w:line="240" w:lineRule="auto"/>
    </w:pPr>
    <w:rPr>
      <w:rFonts w:ascii="Tahoma" w:hAnsi="Tahoma"/>
      <w:szCs w:val="20"/>
    </w:rPr>
  </w:style>
  <w:style w:type="table" w:customStyle="1" w:styleId="WhitePaperTables1">
    <w:name w:val="WhitePaper Tables 1"/>
    <w:basedOn w:val="WhitePaperTables"/>
    <w:uiPriority w:val="99"/>
    <w:rsid w:val="00F423C2"/>
    <w:rPr>
      <w:rFonts w:ascii="Tahoma" w:hAnsi="Tahoma"/>
    </w:rPr>
    <w:tblPr>
      <w:tblBorders>
        <w:top w:val="single" w:sz="24" w:space="0" w:color="F96A1B" w:themeColor="accent2"/>
        <w:left w:val="single" w:sz="24" w:space="0" w:color="F96A1B" w:themeColor="accent2"/>
        <w:bottom w:val="single" w:sz="24" w:space="0" w:color="F96A1B" w:themeColor="accent2"/>
        <w:right w:val="single" w:sz="24" w:space="0" w:color="F96A1B" w:themeColor="accent2"/>
        <w:insideH w:val="single" w:sz="6" w:space="0" w:color="F96A1B" w:themeColor="accent2"/>
        <w:insideV w:val="single" w:sz="6" w:space="0" w:color="F96A1B" w:themeColor="accent2"/>
      </w:tblBorders>
    </w:tblPr>
    <w:trPr>
      <w:cantSplit/>
    </w:trPr>
    <w:tcPr>
      <w:shd w:val="clear" w:color="auto" w:fill="auto"/>
    </w:tcPr>
    <w:tblStylePr w:type="firstRow">
      <w:rPr>
        <w:b/>
        <w:color w:val="FFFFFF" w:themeColor="background1"/>
      </w:rPr>
      <w:tblPr/>
      <w:tcPr>
        <w:shd w:val="clear" w:color="auto" w:fill="F96A1B" w:themeFill="accent2"/>
      </w:tcPr>
    </w:tblStylePr>
    <w:tblStylePr w:type="band1Horz">
      <w:tblPr/>
      <w:tcPr>
        <w:shd w:val="clear" w:color="auto" w:fill="D9D9D9" w:themeFill="background1" w:themeFillShade="D9"/>
      </w:tcPr>
    </w:tblStylePr>
  </w:style>
  <w:style w:type="character" w:customStyle="1" w:styleId="ListParagraphChar">
    <w:name w:val="List Paragraph Char"/>
    <w:basedOn w:val="DefaultParagraphFont"/>
    <w:link w:val="ListParagraph"/>
    <w:uiPriority w:val="34"/>
    <w:rsid w:val="00093D07"/>
    <w:rPr>
      <w:rFonts w:ascii="Tahoma" w:hAnsi="Tahom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792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11472\Documents\~Projects\JS%20Control\STB_SystemSpec_Template_2015040215.dotx" TargetMode="External"/></Relationships>
</file>

<file path=word/theme/theme1.xml><?xml version="1.0" encoding="utf-8"?>
<a:theme xmlns:a="http://schemas.openxmlformats.org/drawingml/2006/main" name="Office Theme">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31EF1-D47C-4A26-AC20-1C759AFA2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STB_SystemSpec_Template_2015040215.dotx</Template>
  <TotalTime>13</TotalTime>
  <Pages>12</Pages>
  <Words>1380</Words>
  <Characters>7869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HTML5 Roadmap: JavaScript Video Control</vt:lpstr>
    </vt:vector>
  </TitlesOfParts>
  <Company>DIRECTV, Inc.</Company>
  <LinksUpToDate>false</LinksUpToDate>
  <CharactersWithSpaces>9231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HTML5 Roadmap: JavaScript Video Control</dc:title>
  <dc:creator>Sanders, John</dc:creator>
  <cp:lastModifiedBy>Sanders, John</cp:lastModifiedBy>
  <cp:revision>3</cp:revision>
  <cp:lastPrinted>2015-02-26T00:46:00Z</cp:lastPrinted>
  <dcterms:created xsi:type="dcterms:W3CDTF">2015-08-19T23:11:00Z</dcterms:created>
  <dcterms:modified xsi:type="dcterms:W3CDTF">2015-08-19T23:24:00Z</dcterms:modified>
</cp:coreProperties>
</file>